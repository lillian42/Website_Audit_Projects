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DAD61" w14:textId="4564CED1" w:rsidR="008A1B2C" w:rsidRDefault="008A1B2C" w:rsidP="008A1B2C">
      <w:pPr>
        <w:widowControl w:val="0"/>
        <w:spacing w:after="200"/>
        <w:ind w:right="-1440"/>
        <w:jc w:val="center"/>
        <w:rPr>
          <w:rFonts w:ascii="Calibri" w:eastAsia="Calibri" w:hAnsi="Calibri" w:cs="Calibri"/>
          <w:b/>
          <w:bCs/>
          <w:sz w:val="32"/>
          <w:szCs w:val="32"/>
        </w:rPr>
      </w:pPr>
      <w:r w:rsidRPr="4088EF0B">
        <w:rPr>
          <w:rFonts w:ascii="Calibri" w:eastAsia="Calibri" w:hAnsi="Calibri" w:cs="Calibri"/>
          <w:b/>
          <w:bCs/>
          <w:sz w:val="32"/>
          <w:szCs w:val="32"/>
        </w:rPr>
        <w:t>Website Audit for bahamas.com</w:t>
      </w:r>
    </w:p>
    <w:p w14:paraId="45113290" w14:textId="77777777" w:rsidR="008A1B2C" w:rsidRDefault="008A1B2C" w:rsidP="008A1B2C">
      <w:pPr>
        <w:spacing w:before="240" w:line="240" w:lineRule="auto"/>
        <w:rPr>
          <w:rFonts w:ascii="Avenir" w:eastAsia="Avenir" w:hAnsi="Avenir" w:cs="Avenir"/>
          <w:b/>
        </w:rPr>
      </w:pPr>
      <w:bookmarkStart w:id="0" w:name="_imp00wtpwh10" w:colFirst="0" w:colLast="0"/>
      <w:bookmarkEnd w:id="0"/>
      <w:r>
        <w:rPr>
          <w:rFonts w:ascii="Calibri" w:eastAsia="Calibri" w:hAnsi="Calibri" w:cs="Calibri"/>
          <w:sz w:val="24"/>
          <w:szCs w:val="24"/>
        </w:rPr>
        <w:t xml:space="preserve">Search Engine Optimization, or SEO, is essential to the marketing success of modern businesses. We help companies develop SEO strategies that attract organic website traffic and generate high-quality leads. This SEO audit has been specifically prepared for </w:t>
      </w:r>
      <w:r>
        <w:rPr>
          <w:rFonts w:ascii="Calibri" w:eastAsia="Calibri" w:hAnsi="Calibri" w:cs="Calibri"/>
          <w:b/>
          <w:sz w:val="24"/>
          <w:szCs w:val="24"/>
        </w:rPr>
        <w:t>bahamas.com</w:t>
      </w:r>
      <w:ins w:id="1" w:author="Shari Novick" w:date="2022-09-04T21:20:00Z">
        <w:r>
          <w:rPr>
            <w:rFonts w:ascii="Calibri" w:eastAsia="Calibri" w:hAnsi="Calibri" w:cs="Calibri"/>
            <w:b/>
            <w:sz w:val="24"/>
            <w:szCs w:val="24"/>
          </w:rPr>
          <w:t>.</w:t>
        </w:r>
      </w:ins>
    </w:p>
    <w:p w14:paraId="3FCD8D5D" w14:textId="77777777" w:rsidR="008A1B2C" w:rsidRDefault="008A1B2C" w:rsidP="008A1B2C">
      <w:pPr>
        <w:spacing w:after="200"/>
        <w:rPr>
          <w:rFonts w:ascii="Calibri" w:eastAsia="Calibri" w:hAnsi="Calibri" w:cs="Calibri"/>
          <w:b/>
          <w:sz w:val="28"/>
          <w:szCs w:val="28"/>
        </w:rPr>
      </w:pPr>
    </w:p>
    <w:p w14:paraId="4BB4F476" w14:textId="77777777" w:rsidR="008A1B2C" w:rsidRDefault="008A1B2C" w:rsidP="008A1B2C">
      <w:pPr>
        <w:numPr>
          <w:ilvl w:val="0"/>
          <w:numId w:val="3"/>
        </w:numPr>
        <w:spacing w:after="200"/>
        <w:rPr>
          <w:rFonts w:ascii="Calibri" w:eastAsia="Calibri" w:hAnsi="Calibri" w:cs="Calibri"/>
          <w:b/>
          <w:sz w:val="24"/>
          <w:szCs w:val="24"/>
        </w:rPr>
      </w:pPr>
      <w:r>
        <w:rPr>
          <w:rFonts w:ascii="Calibri" w:eastAsia="Calibri" w:hAnsi="Calibri" w:cs="Calibri"/>
          <w:b/>
          <w:sz w:val="24"/>
          <w:szCs w:val="24"/>
        </w:rPr>
        <w:t>Traffic Analysis:</w:t>
      </w:r>
    </w:p>
    <w:p w14:paraId="78133E3D" w14:textId="77777777" w:rsidR="008A1B2C" w:rsidRDefault="008A1B2C" w:rsidP="008A1B2C">
      <w:pPr>
        <w:spacing w:after="200"/>
        <w:ind w:left="360"/>
        <w:rPr>
          <w:rFonts w:ascii="Calibri" w:eastAsia="Calibri" w:hAnsi="Calibri" w:cs="Calibri"/>
          <w:sz w:val="24"/>
          <w:szCs w:val="24"/>
        </w:rPr>
      </w:pPr>
      <w:ins w:id="2" w:author="Shari Novick" w:date="2022-09-04T21:21:00Z">
        <w:r>
          <w:rPr>
            <w:rFonts w:ascii="Calibri" w:eastAsia="Calibri" w:hAnsi="Calibri" w:cs="Calibri"/>
            <w:sz w:val="24"/>
            <w:szCs w:val="24"/>
          </w:rPr>
          <w:t xml:space="preserve">We </w:t>
        </w:r>
      </w:ins>
      <w:r>
        <w:rPr>
          <w:rFonts w:ascii="Calibri" w:eastAsia="Calibri" w:hAnsi="Calibri" w:cs="Calibri"/>
          <w:sz w:val="24"/>
          <w:szCs w:val="24"/>
        </w:rPr>
        <w:t xml:space="preserve">have done an analysis of the website and found that there is a slight improvement in website traffic as compared to 2020. </w:t>
      </w:r>
      <w:ins w:id="3" w:author="Shari Novick" w:date="2022-09-04T21:21:00Z">
        <w:r>
          <w:rPr>
            <w:rFonts w:ascii="Calibri" w:eastAsia="Calibri" w:hAnsi="Calibri" w:cs="Calibri"/>
            <w:sz w:val="24"/>
            <w:szCs w:val="24"/>
          </w:rPr>
          <w:t>T</w:t>
        </w:r>
      </w:ins>
      <w:r>
        <w:rPr>
          <w:rFonts w:ascii="Calibri" w:eastAsia="Calibri" w:hAnsi="Calibri" w:cs="Calibri"/>
          <w:sz w:val="24"/>
          <w:szCs w:val="24"/>
        </w:rPr>
        <w:t>here are lots of SEO opportunities to increase website traffic.</w:t>
      </w:r>
    </w:p>
    <w:p w14:paraId="15478F2B" w14:textId="77777777" w:rsidR="008A1B2C" w:rsidRDefault="008A1B2C" w:rsidP="008A1B2C">
      <w:pPr>
        <w:spacing w:after="200"/>
        <w:ind w:left="36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617956D" wp14:editId="21CC2BA6">
            <wp:extent cx="5943600" cy="22606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2260600"/>
                    </a:xfrm>
                    <a:prstGeom prst="rect">
                      <a:avLst/>
                    </a:prstGeom>
                    <a:ln w="12700">
                      <a:solidFill>
                        <a:srgbClr val="000000"/>
                      </a:solidFill>
                      <a:prstDash val="solid"/>
                    </a:ln>
                  </pic:spPr>
                </pic:pic>
              </a:graphicData>
            </a:graphic>
          </wp:inline>
        </w:drawing>
      </w:r>
    </w:p>
    <w:p w14:paraId="754C1266" w14:textId="77777777" w:rsidR="008A1B2C" w:rsidRDefault="008A1B2C" w:rsidP="008A1B2C">
      <w:pPr>
        <w:spacing w:after="200"/>
        <w:rPr>
          <w:rFonts w:ascii="Calibri" w:eastAsia="Calibri" w:hAnsi="Calibri" w:cs="Calibri"/>
          <w:color w:val="FF0000"/>
          <w:sz w:val="24"/>
          <w:szCs w:val="24"/>
        </w:rPr>
      </w:pPr>
      <w:r>
        <w:rPr>
          <w:rFonts w:ascii="Calibri" w:eastAsia="Calibri" w:hAnsi="Calibri" w:cs="Calibri"/>
          <w:b/>
          <w:color w:val="FF0000"/>
          <w:sz w:val="24"/>
          <w:szCs w:val="24"/>
        </w:rPr>
        <w:t>Note:</w:t>
      </w:r>
      <w:r>
        <w:rPr>
          <w:rFonts w:ascii="Calibri" w:eastAsia="Calibri" w:hAnsi="Calibri" w:cs="Calibri"/>
          <w:color w:val="FF0000"/>
          <w:sz w:val="24"/>
          <w:szCs w:val="24"/>
        </w:rPr>
        <w:t xml:space="preserve"> </w:t>
      </w:r>
      <w:ins w:id="4" w:author="Shari Novick" w:date="2022-09-04T21:21:00Z">
        <w:r>
          <w:rPr>
            <w:rFonts w:ascii="Calibri" w:eastAsia="Calibri" w:hAnsi="Calibri" w:cs="Calibri"/>
            <w:color w:val="FF0000"/>
            <w:sz w:val="24"/>
            <w:szCs w:val="24"/>
          </w:rPr>
          <w:t xml:space="preserve">This </w:t>
        </w:r>
        <w:proofErr w:type="spellStart"/>
        <w:r>
          <w:rPr>
            <w:rFonts w:ascii="Calibri" w:eastAsia="Calibri" w:hAnsi="Calibri" w:cs="Calibri"/>
            <w:color w:val="FF0000"/>
            <w:sz w:val="24"/>
            <w:szCs w:val="24"/>
          </w:rPr>
          <w:t>i</w:t>
        </w:r>
      </w:ins>
      <w:proofErr w:type="spellEnd"/>
      <w:r>
        <w:rPr>
          <w:rFonts w:ascii="Calibri" w:eastAsia="Calibri" w:hAnsi="Calibri" w:cs="Calibri"/>
          <w:color w:val="FF0000"/>
          <w:sz w:val="24"/>
          <w:szCs w:val="24"/>
        </w:rPr>
        <w:t xml:space="preserve"> information from a</w:t>
      </w:r>
      <w:ins w:id="5" w:author="Shari Novick" w:date="2022-09-04T21:21:00Z">
        <w:r>
          <w:rPr>
            <w:rFonts w:ascii="Calibri" w:eastAsia="Calibri" w:hAnsi="Calibri" w:cs="Calibri"/>
            <w:color w:val="FF0000"/>
            <w:sz w:val="24"/>
            <w:szCs w:val="24"/>
          </w:rPr>
          <w:t>n</w:t>
        </w:r>
      </w:ins>
      <w:r>
        <w:rPr>
          <w:rFonts w:ascii="Calibri" w:eastAsia="Calibri" w:hAnsi="Calibri" w:cs="Calibri"/>
          <w:color w:val="FF0000"/>
          <w:sz w:val="24"/>
          <w:szCs w:val="24"/>
        </w:rPr>
        <w:t xml:space="preserve"> </w:t>
      </w:r>
      <w:proofErr w:type="spellStart"/>
      <w:r>
        <w:rPr>
          <w:rFonts w:ascii="Calibri" w:eastAsia="Calibri" w:hAnsi="Calibri" w:cs="Calibri"/>
          <w:color w:val="FF0000"/>
          <w:sz w:val="24"/>
          <w:szCs w:val="24"/>
        </w:rPr>
        <w:t>SEMRush</w:t>
      </w:r>
      <w:proofErr w:type="spellEnd"/>
      <w:r>
        <w:rPr>
          <w:rFonts w:ascii="Calibri" w:eastAsia="Calibri" w:hAnsi="Calibri" w:cs="Calibri"/>
          <w:color w:val="FF0000"/>
          <w:sz w:val="24"/>
          <w:szCs w:val="24"/>
        </w:rPr>
        <w:t xml:space="preserve"> tool. </w:t>
      </w:r>
      <w:ins w:id="6" w:author="Shari Novick" w:date="2022-09-04T21:21:00Z">
        <w:r>
          <w:rPr>
            <w:rFonts w:ascii="Calibri" w:eastAsia="Calibri" w:hAnsi="Calibri" w:cs="Calibri"/>
            <w:color w:val="FF0000"/>
            <w:sz w:val="24"/>
            <w:szCs w:val="24"/>
          </w:rPr>
          <w:t xml:space="preserve">We </w:t>
        </w:r>
      </w:ins>
      <w:r>
        <w:rPr>
          <w:rFonts w:ascii="Calibri" w:eastAsia="Calibri" w:hAnsi="Calibri" w:cs="Calibri"/>
          <w:color w:val="FF0000"/>
          <w:sz w:val="24"/>
          <w:szCs w:val="24"/>
        </w:rPr>
        <w:t xml:space="preserve">will do a more detailed analysis after getting access to Google </w:t>
      </w:r>
      <w:proofErr w:type="spellStart"/>
      <w:r>
        <w:rPr>
          <w:rFonts w:ascii="Calibri" w:eastAsia="Calibri" w:hAnsi="Calibri" w:cs="Calibri"/>
          <w:color w:val="FF0000"/>
          <w:sz w:val="24"/>
          <w:szCs w:val="24"/>
        </w:rPr>
        <w:t>nalytics</w:t>
      </w:r>
      <w:proofErr w:type="spellEnd"/>
      <w:r>
        <w:rPr>
          <w:rFonts w:ascii="Calibri" w:eastAsia="Calibri" w:hAnsi="Calibri" w:cs="Calibri"/>
          <w:color w:val="FF0000"/>
          <w:sz w:val="24"/>
          <w:szCs w:val="24"/>
        </w:rPr>
        <w:t xml:space="preserve"> from you.</w:t>
      </w:r>
    </w:p>
    <w:p w14:paraId="026AD296" w14:textId="77777777" w:rsidR="008A1B2C" w:rsidRDefault="008A1B2C" w:rsidP="008A1B2C">
      <w:pPr>
        <w:spacing w:line="240" w:lineRule="auto"/>
        <w:rPr>
          <w:rFonts w:ascii="Calibri" w:eastAsia="Calibri" w:hAnsi="Calibri" w:cs="Calibri"/>
          <w:b/>
          <w:sz w:val="24"/>
          <w:szCs w:val="24"/>
        </w:rPr>
      </w:pPr>
      <w:r>
        <w:rPr>
          <w:rFonts w:ascii="Calibri" w:eastAsia="Calibri" w:hAnsi="Calibri" w:cs="Calibri"/>
          <w:b/>
          <w:sz w:val="24"/>
          <w:szCs w:val="24"/>
        </w:rPr>
        <w:t>Our Proposed Solution:</w:t>
      </w:r>
    </w:p>
    <w:p w14:paraId="571D7DF6"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Our suggestion is to improve organic traffic for </w:t>
      </w:r>
      <w:r>
        <w:rPr>
          <w:rFonts w:ascii="Calibri" w:eastAsia="Calibri" w:hAnsi="Calibri" w:cs="Calibri"/>
          <w:b/>
          <w:sz w:val="24"/>
          <w:szCs w:val="24"/>
        </w:rPr>
        <w:t>bahamas.com</w:t>
      </w:r>
      <w:r>
        <w:rPr>
          <w:rFonts w:ascii="Calibri" w:eastAsia="Calibri" w:hAnsi="Calibri" w:cs="Calibri"/>
          <w:sz w:val="24"/>
          <w:szCs w:val="24"/>
        </w:rPr>
        <w:t>:</w:t>
      </w:r>
    </w:p>
    <w:p w14:paraId="21762C6D" w14:textId="77777777" w:rsidR="008A1B2C" w:rsidRDefault="008A1B2C" w:rsidP="008A1B2C">
      <w:pPr>
        <w:spacing w:line="240" w:lineRule="auto"/>
        <w:rPr>
          <w:rFonts w:ascii="Calibri" w:eastAsia="Calibri" w:hAnsi="Calibri" w:cs="Calibri"/>
          <w:sz w:val="24"/>
          <w:szCs w:val="24"/>
        </w:rPr>
      </w:pPr>
    </w:p>
    <w:p w14:paraId="4D9304D9"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Improve ranking for our target keywords in SERP (Search Engine Results Page) with On-page and Off-page optimization</w:t>
      </w:r>
    </w:p>
    <w:p w14:paraId="1C2DDBF7"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Optimize your website content - "Content is king"</w:t>
      </w:r>
    </w:p>
    <w:p w14:paraId="265C521F"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Regular blog posting</w:t>
      </w:r>
    </w:p>
    <w:p w14:paraId="3EC73C5D"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Search console analysis (query and page analysis)</w:t>
      </w:r>
    </w:p>
    <w:p w14:paraId="7C639219"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Examine analytics data</w:t>
      </w:r>
    </w:p>
    <w:p w14:paraId="12E8D2E1"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Secure more referral traffic</w:t>
      </w:r>
    </w:p>
    <w:p w14:paraId="08EEB6B7"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Make sure your site is</w:t>
      </w:r>
      <w:ins w:id="7" w:author="Shari Novick" w:date="2022-09-04T21:22:00Z">
        <w:r>
          <w:rPr>
            <w:rFonts w:ascii="Calibri" w:eastAsia="Calibri" w:hAnsi="Calibri" w:cs="Calibri"/>
            <w:sz w:val="24"/>
            <w:szCs w:val="24"/>
          </w:rPr>
          <w:t xml:space="preserve"> (optimized/loads fast?)</w:t>
        </w:r>
      </w:ins>
      <w:r>
        <w:rPr>
          <w:rFonts w:ascii="Calibri" w:eastAsia="Calibri" w:hAnsi="Calibri" w:cs="Calibri"/>
          <w:sz w:val="24"/>
          <w:szCs w:val="24"/>
        </w:rPr>
        <w:t xml:space="preserve"> fast</w:t>
      </w:r>
    </w:p>
    <w:p w14:paraId="48E44E11" w14:textId="77777777" w:rsidR="008A1B2C" w:rsidRDefault="008A1B2C" w:rsidP="008A1B2C">
      <w:pPr>
        <w:numPr>
          <w:ilvl w:val="0"/>
          <w:numId w:val="2"/>
        </w:numPr>
        <w:spacing w:line="240" w:lineRule="auto"/>
        <w:rPr>
          <w:rFonts w:ascii="Calibri" w:eastAsia="Calibri" w:hAnsi="Calibri" w:cs="Calibri"/>
          <w:sz w:val="24"/>
          <w:szCs w:val="24"/>
        </w:rPr>
      </w:pPr>
      <w:ins w:id="8" w:author="Shari Novick" w:date="2022-09-04T21:23:00Z">
        <w:r>
          <w:rPr>
            <w:rFonts w:ascii="Calibri" w:eastAsia="Calibri" w:hAnsi="Calibri" w:cs="Calibri"/>
            <w:sz w:val="24"/>
            <w:szCs w:val="24"/>
          </w:rPr>
          <w:t>(Namrata to share suggestions; probe for other relevant competitive analyses we can</w:t>
        </w:r>
      </w:ins>
      <w:ins w:id="9" w:author="Shari Novick" w:date="2022-09-04T21:24:00Z">
        <w:r>
          <w:rPr>
            <w:rFonts w:ascii="Calibri" w:eastAsia="Calibri" w:hAnsi="Calibri" w:cs="Calibri"/>
            <w:sz w:val="24"/>
            <w:szCs w:val="24"/>
          </w:rPr>
          <w:t xml:space="preserve"> set up in a “dashboard”</w:t>
        </w:r>
      </w:ins>
      <w:ins w:id="10" w:author="Shari Novick" w:date="2022-09-04T21:23:00Z">
        <w:r>
          <w:rPr>
            <w:rFonts w:ascii="Calibri" w:eastAsia="Calibri" w:hAnsi="Calibri" w:cs="Calibri"/>
            <w:sz w:val="24"/>
            <w:szCs w:val="24"/>
          </w:rPr>
          <w:t>)</w:t>
        </w:r>
      </w:ins>
      <w:r>
        <w:rPr>
          <w:rFonts w:ascii="Calibri" w:eastAsia="Calibri" w:hAnsi="Calibri" w:cs="Calibri"/>
          <w:sz w:val="24"/>
          <w:szCs w:val="24"/>
        </w:rPr>
        <w:t xml:space="preserve"> and out-maneuverer them on SEO (ethically and responsibly, of course) </w:t>
      </w:r>
    </w:p>
    <w:p w14:paraId="7993B5DE"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Create content that appeals to influencers and referral sources</w:t>
      </w:r>
    </w:p>
    <w:p w14:paraId="32B501BB" w14:textId="77777777" w:rsidR="008A1B2C" w:rsidRDefault="008A1B2C" w:rsidP="008A1B2C">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lastRenderedPageBreak/>
        <w:t>Improve the firm’s</w:t>
      </w:r>
      <w:ins w:id="11" w:author="Shari Novick" w:date="2022-09-04T21:24:00Z">
        <w:r>
          <w:rPr>
            <w:rFonts w:ascii="Calibri" w:eastAsia="Calibri" w:hAnsi="Calibri" w:cs="Calibri"/>
            <w:sz w:val="24"/>
            <w:szCs w:val="24"/>
          </w:rPr>
          <w:t xml:space="preserve"> (</w:t>
        </w:r>
        <w:proofErr w:type="gramStart"/>
        <w:r>
          <w:rPr>
            <w:rFonts w:ascii="Calibri" w:eastAsia="Calibri" w:hAnsi="Calibri" w:cs="Calibri"/>
            <w:sz w:val="24"/>
            <w:szCs w:val="24"/>
          </w:rPr>
          <w:t>firm?/</w:t>
        </w:r>
        <w:proofErr w:type="gramEnd"/>
        <w:r>
          <w:rPr>
            <w:rFonts w:ascii="Calibri" w:eastAsia="Calibri" w:hAnsi="Calibri" w:cs="Calibri"/>
            <w:sz w:val="24"/>
            <w:szCs w:val="24"/>
          </w:rPr>
          <w:t>government or agency responsible for website, no?)</w:t>
        </w:r>
      </w:ins>
      <w:r>
        <w:rPr>
          <w:rFonts w:ascii="Calibri" w:eastAsia="Calibri" w:hAnsi="Calibri" w:cs="Calibri"/>
          <w:sz w:val="24"/>
          <w:szCs w:val="24"/>
        </w:rPr>
        <w:t xml:space="preserve"> organic click-through rate</w:t>
      </w:r>
    </w:p>
    <w:p w14:paraId="651034FA" w14:textId="77777777" w:rsidR="008A1B2C" w:rsidRDefault="008A1B2C" w:rsidP="008A1B2C">
      <w:pPr>
        <w:spacing w:line="240" w:lineRule="auto"/>
        <w:ind w:left="360"/>
        <w:rPr>
          <w:rFonts w:ascii="Calibri" w:eastAsia="Calibri" w:hAnsi="Calibri" w:cs="Calibri"/>
          <w:sz w:val="24"/>
          <w:szCs w:val="24"/>
        </w:rPr>
      </w:pPr>
    </w:p>
    <w:p w14:paraId="39CD570D" w14:textId="77777777" w:rsidR="008A1B2C" w:rsidRDefault="008A1B2C" w:rsidP="008A1B2C">
      <w:pPr>
        <w:spacing w:after="200"/>
        <w:rPr>
          <w:rFonts w:ascii="Calibri" w:eastAsia="Calibri" w:hAnsi="Calibri" w:cs="Calibri"/>
          <w:b/>
          <w:sz w:val="24"/>
          <w:szCs w:val="24"/>
        </w:rPr>
      </w:pPr>
      <w:r>
        <w:rPr>
          <w:rFonts w:ascii="Calibri" w:eastAsia="Calibri" w:hAnsi="Calibri" w:cs="Calibri"/>
          <w:b/>
          <w:sz w:val="24"/>
          <w:szCs w:val="24"/>
        </w:rPr>
        <w:t>B) Keywords Analysis:</w:t>
      </w:r>
    </w:p>
    <w:p w14:paraId="15916DB5" w14:textId="77777777" w:rsidR="008A1B2C" w:rsidRDefault="008A1B2C" w:rsidP="008A1B2C">
      <w:pPr>
        <w:spacing w:after="200"/>
        <w:rPr>
          <w:rFonts w:ascii="Calibri" w:eastAsia="Calibri" w:hAnsi="Calibri" w:cs="Calibri"/>
          <w:b/>
          <w:color w:val="00796B"/>
          <w:sz w:val="24"/>
          <w:szCs w:val="24"/>
        </w:rPr>
      </w:pPr>
      <w:r>
        <w:rPr>
          <w:rFonts w:ascii="Calibri" w:eastAsia="Calibri" w:hAnsi="Calibri" w:cs="Calibri"/>
          <w:sz w:val="24"/>
          <w:szCs w:val="24"/>
        </w:rPr>
        <w:t>I have checked the current status of keywords and found that most of the main keywords are not ranking at the top position.</w:t>
      </w:r>
    </w:p>
    <w:tbl>
      <w:tblPr>
        <w:tblW w:w="5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2010"/>
      </w:tblGrid>
      <w:tr w:rsidR="008A1B2C" w14:paraId="050E720B" w14:textId="77777777" w:rsidTr="00DC654A">
        <w:tc>
          <w:tcPr>
            <w:tcW w:w="3960" w:type="dxa"/>
            <w:shd w:val="clear" w:color="auto" w:fill="C9DAF8"/>
            <w:tcMar>
              <w:top w:w="100" w:type="dxa"/>
              <w:left w:w="100" w:type="dxa"/>
              <w:bottom w:w="100" w:type="dxa"/>
              <w:right w:w="100" w:type="dxa"/>
            </w:tcMar>
          </w:tcPr>
          <w:p w14:paraId="072A8662" w14:textId="77777777" w:rsidR="008A1B2C" w:rsidRDefault="008A1B2C" w:rsidP="00DC654A">
            <w:pPr>
              <w:keepLines/>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Keywords</w:t>
            </w:r>
          </w:p>
        </w:tc>
        <w:tc>
          <w:tcPr>
            <w:tcW w:w="2010" w:type="dxa"/>
            <w:shd w:val="clear" w:color="auto" w:fill="C9DAF8"/>
            <w:tcMar>
              <w:top w:w="100" w:type="dxa"/>
              <w:left w:w="100" w:type="dxa"/>
              <w:bottom w:w="100" w:type="dxa"/>
              <w:right w:w="100" w:type="dxa"/>
            </w:tcMar>
          </w:tcPr>
          <w:p w14:paraId="057217F9" w14:textId="77777777" w:rsidR="008A1B2C" w:rsidRDefault="008A1B2C" w:rsidP="00DC654A">
            <w:pPr>
              <w:keepLines/>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Search Volume</w:t>
            </w:r>
          </w:p>
        </w:tc>
      </w:tr>
      <w:tr w:rsidR="008A1B2C" w14:paraId="65A0B1F9"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9C785"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islands in </w:t>
            </w:r>
            <w:proofErr w:type="spellStart"/>
            <w:r>
              <w:rPr>
                <w:rFonts w:ascii="Calibri" w:eastAsia="Calibri" w:hAnsi="Calibri" w:cs="Calibri"/>
                <w:sz w:val="24"/>
                <w:szCs w:val="24"/>
              </w:rPr>
              <w:t>bahamas</w:t>
            </w:r>
            <w:proofErr w:type="spellEnd"/>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803A5"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100000</w:t>
            </w:r>
          </w:p>
        </w:tc>
      </w:tr>
      <w:tr w:rsidR="008A1B2C" w14:paraId="3732E4F9"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87FE9"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resorts</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B00168"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100000</w:t>
            </w:r>
          </w:p>
        </w:tc>
      </w:tr>
      <w:tr w:rsidR="008A1B2C" w14:paraId="64F6449A"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F767"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exuma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bahamas</w:t>
            </w:r>
            <w:proofErr w:type="spellEnd"/>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CE072D"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100000</w:t>
            </w:r>
          </w:p>
        </w:tc>
      </w:tr>
      <w:tr w:rsidR="008A1B2C" w14:paraId="08438FDE"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2C081"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bimini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bahamas</w:t>
            </w:r>
            <w:proofErr w:type="spellEnd"/>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8FF8AB"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100000</w:t>
            </w:r>
          </w:p>
        </w:tc>
      </w:tr>
      <w:tr w:rsidR="008A1B2C" w14:paraId="42F07FBA"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2DFAA"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paradise island </w:t>
            </w:r>
            <w:proofErr w:type="spellStart"/>
            <w:r>
              <w:rPr>
                <w:rFonts w:ascii="Calibri" w:eastAsia="Calibri" w:hAnsi="Calibri" w:cs="Calibri"/>
                <w:sz w:val="24"/>
                <w:szCs w:val="24"/>
              </w:rPr>
              <w:t>bahamas</w:t>
            </w:r>
            <w:proofErr w:type="spellEnd"/>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7B3015"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100000</w:t>
            </w:r>
          </w:p>
        </w:tc>
      </w:tr>
      <w:tr w:rsidR="008A1B2C" w14:paraId="478D24F2"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0E434"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warwick</w:t>
            </w:r>
            <w:proofErr w:type="spellEnd"/>
            <w:r>
              <w:rPr>
                <w:rFonts w:ascii="Calibri" w:eastAsia="Calibri" w:hAnsi="Calibri" w:cs="Calibri"/>
                <w:sz w:val="24"/>
                <w:szCs w:val="24"/>
              </w:rPr>
              <w:t xml:space="preserve"> paradise island </w:t>
            </w:r>
            <w:proofErr w:type="spellStart"/>
            <w:r>
              <w:rPr>
                <w:rFonts w:ascii="Calibri" w:eastAsia="Calibri" w:hAnsi="Calibri" w:cs="Calibri"/>
                <w:sz w:val="24"/>
                <w:szCs w:val="24"/>
              </w:rPr>
              <w:t>bahamas</w:t>
            </w:r>
            <w:proofErr w:type="spellEnd"/>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1F6C5D"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100000</w:t>
            </w:r>
          </w:p>
        </w:tc>
      </w:tr>
      <w:tr w:rsidR="008A1B2C" w14:paraId="6DCE4C7B"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F26BE"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long island </w:t>
            </w:r>
            <w:proofErr w:type="spellStart"/>
            <w:r>
              <w:rPr>
                <w:rFonts w:ascii="Calibri" w:eastAsia="Calibri" w:hAnsi="Calibri" w:cs="Calibri"/>
                <w:sz w:val="24"/>
                <w:szCs w:val="24"/>
              </w:rPr>
              <w:t>bahamas</w:t>
            </w:r>
            <w:proofErr w:type="spellEnd"/>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0DFDCD"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249ECDBC"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8EE91"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exuma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resorts</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C50006"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6EF738CD" w14:textId="77777777" w:rsidTr="00DC654A">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759D1"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bimini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resorts</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4DB3CA"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640F7EC2"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B0A62"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paradise island </w:t>
            </w: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resorts</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2DA1975"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23C25465"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7ECFD6"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long island </w:t>
            </w: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resorts</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8F82C25"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w:t>
            </w:r>
          </w:p>
        </w:tc>
      </w:tr>
      <w:tr w:rsidR="008A1B2C" w14:paraId="3C0B7F35"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2C6F12"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islands for vacation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0ADF136"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549C3DE9"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1BDEE2"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lastRenderedPageBreak/>
              <w:t>islands vacation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8425AA4"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1D49F338"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0008E9"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best island vacations</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1629062"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0D2D8890"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4693C"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best places in </w:t>
            </w: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to stay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945FDFB"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704C4969"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DCB1E3"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best vacation spots in </w:t>
            </w:r>
            <w:proofErr w:type="spellStart"/>
            <w:r>
              <w:rPr>
                <w:rFonts w:ascii="Calibri" w:eastAsia="Calibri" w:hAnsi="Calibri" w:cs="Calibri"/>
                <w:sz w:val="24"/>
                <w:szCs w:val="24"/>
              </w:rPr>
              <w:t>bahamas</w:t>
            </w:r>
            <w:proofErr w:type="spellEnd"/>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BA1266E"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10000</w:t>
            </w:r>
          </w:p>
        </w:tc>
      </w:tr>
      <w:tr w:rsidR="008A1B2C" w14:paraId="0787A628"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A9404C" w14:textId="77777777" w:rsidR="008A1B2C" w:rsidRDefault="008A1B2C" w:rsidP="00DC654A">
            <w:pPr>
              <w:keepLines/>
              <w:widowControl w:val="0"/>
              <w:spacing w:before="240"/>
              <w:jc w:val="center"/>
              <w:rPr>
                <w:rFonts w:ascii="Calibri" w:eastAsia="Calibri" w:hAnsi="Calibri" w:cs="Calibri"/>
                <w:sz w:val="24"/>
                <w:szCs w:val="24"/>
              </w:rPr>
            </w:pPr>
            <w:proofErr w:type="spellStart"/>
            <w:r>
              <w:rPr>
                <w:rFonts w:ascii="Calibri" w:eastAsia="Calibri" w:hAnsi="Calibri" w:cs="Calibri"/>
                <w:sz w:val="24"/>
                <w:szCs w:val="24"/>
              </w:rPr>
              <w:t>bahamas</w:t>
            </w:r>
            <w:proofErr w:type="spellEnd"/>
            <w:r>
              <w:rPr>
                <w:rFonts w:ascii="Calibri" w:eastAsia="Calibri" w:hAnsi="Calibri" w:cs="Calibri"/>
                <w:sz w:val="24"/>
                <w:szCs w:val="24"/>
              </w:rPr>
              <w:t xml:space="preserve"> islands resorts</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D1486E4"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w:t>
            </w:r>
          </w:p>
        </w:tc>
      </w:tr>
      <w:tr w:rsidR="008A1B2C" w14:paraId="1F91FF3B"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FE1163"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vacation spots in </w:t>
            </w:r>
            <w:proofErr w:type="spellStart"/>
            <w:r>
              <w:rPr>
                <w:rFonts w:ascii="Calibri" w:eastAsia="Calibri" w:hAnsi="Calibri" w:cs="Calibri"/>
                <w:sz w:val="24"/>
                <w:szCs w:val="24"/>
              </w:rPr>
              <w:t>bahamas</w:t>
            </w:r>
            <w:proofErr w:type="spellEnd"/>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2EE0066"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w:t>
            </w:r>
          </w:p>
        </w:tc>
      </w:tr>
      <w:tr w:rsidR="008A1B2C" w14:paraId="7C24B18D" w14:textId="77777777" w:rsidTr="00DC654A">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F93A6C"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 xml:space="preserve">best places to vacation in the </w:t>
            </w:r>
            <w:proofErr w:type="spellStart"/>
            <w:r>
              <w:rPr>
                <w:rFonts w:ascii="Calibri" w:eastAsia="Calibri" w:hAnsi="Calibri" w:cs="Calibri"/>
                <w:sz w:val="24"/>
                <w:szCs w:val="24"/>
              </w:rPr>
              <w:t>bahamas</w:t>
            </w:r>
            <w:proofErr w:type="spellEnd"/>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A431FB7" w14:textId="77777777" w:rsidR="008A1B2C" w:rsidRDefault="008A1B2C" w:rsidP="00DC654A">
            <w:pPr>
              <w:keepLines/>
              <w:widowControl w:val="0"/>
              <w:spacing w:before="240"/>
              <w:jc w:val="center"/>
              <w:rPr>
                <w:rFonts w:ascii="Calibri" w:eastAsia="Calibri" w:hAnsi="Calibri" w:cs="Calibri"/>
                <w:sz w:val="24"/>
                <w:szCs w:val="24"/>
              </w:rPr>
            </w:pPr>
            <w:r>
              <w:rPr>
                <w:rFonts w:ascii="Calibri" w:eastAsia="Calibri" w:hAnsi="Calibri" w:cs="Calibri"/>
                <w:sz w:val="24"/>
                <w:szCs w:val="24"/>
              </w:rPr>
              <w:t>1000</w:t>
            </w:r>
          </w:p>
        </w:tc>
      </w:tr>
    </w:tbl>
    <w:p w14:paraId="26BC7B04" w14:textId="77777777" w:rsidR="008A1B2C" w:rsidRDefault="008A1B2C" w:rsidP="008A1B2C">
      <w:pPr>
        <w:spacing w:after="200"/>
        <w:rPr>
          <w:rFonts w:ascii="Calibri" w:eastAsia="Calibri" w:hAnsi="Calibri" w:cs="Calibri"/>
          <w:b/>
          <w:sz w:val="24"/>
          <w:szCs w:val="24"/>
        </w:rPr>
      </w:pPr>
    </w:p>
    <w:p w14:paraId="27C8079F" w14:textId="77777777" w:rsidR="008A1B2C" w:rsidRDefault="008A1B2C" w:rsidP="008A1B2C">
      <w:pPr>
        <w:spacing w:after="200"/>
        <w:rPr>
          <w:rFonts w:ascii="Calibri" w:eastAsia="Calibri" w:hAnsi="Calibri" w:cs="Calibri"/>
          <w:sz w:val="24"/>
          <w:szCs w:val="24"/>
        </w:rPr>
      </w:pPr>
      <w:r>
        <w:rPr>
          <w:rFonts w:ascii="Calibri" w:eastAsia="Calibri" w:hAnsi="Calibri" w:cs="Calibri"/>
          <w:b/>
          <w:sz w:val="24"/>
          <w:szCs w:val="24"/>
        </w:rPr>
        <w:t>C)  Competitor Analysis</w:t>
      </w:r>
      <w:r>
        <w:rPr>
          <w:rFonts w:ascii="Calibri" w:eastAsia="Calibri" w:hAnsi="Calibri" w:cs="Calibri"/>
          <w:sz w:val="24"/>
          <w:szCs w:val="24"/>
        </w:rPr>
        <w:t xml:space="preserve">: </w:t>
      </w:r>
      <w:ins w:id="12" w:author="Shari Novick" w:date="2022-09-04T21:25:00Z">
        <w:r>
          <w:rPr>
            <w:rFonts w:ascii="Calibri" w:eastAsia="Calibri" w:hAnsi="Calibri" w:cs="Calibri"/>
            <w:sz w:val="24"/>
            <w:szCs w:val="24"/>
          </w:rPr>
          <w:t>we</w:t>
        </w:r>
      </w:ins>
      <w:r>
        <w:rPr>
          <w:rFonts w:ascii="Calibri" w:eastAsia="Calibri" w:hAnsi="Calibri" w:cs="Calibri"/>
          <w:sz w:val="24"/>
          <w:szCs w:val="24"/>
        </w:rPr>
        <w:t xml:space="preserve"> have done a Competitor Website Analysis. In the following tables, you can see that </w:t>
      </w:r>
      <w:r>
        <w:rPr>
          <w:rFonts w:ascii="Calibri" w:eastAsia="Calibri" w:hAnsi="Calibri" w:cs="Calibri"/>
          <w:b/>
          <w:sz w:val="24"/>
          <w:szCs w:val="24"/>
        </w:rPr>
        <w:t>sandals.com</w:t>
      </w:r>
      <w:r>
        <w:rPr>
          <w:rFonts w:ascii="Calibri" w:eastAsia="Calibri" w:hAnsi="Calibri" w:cs="Calibri"/>
          <w:sz w:val="24"/>
          <w:szCs w:val="24"/>
        </w:rPr>
        <w:t xml:space="preserve">, </w:t>
      </w:r>
      <w:r>
        <w:rPr>
          <w:rFonts w:ascii="Calibri" w:eastAsia="Calibri" w:hAnsi="Calibri" w:cs="Calibri"/>
          <w:b/>
          <w:sz w:val="24"/>
          <w:szCs w:val="24"/>
        </w:rPr>
        <w:t>myoutislands.com,</w:t>
      </w:r>
      <w:r>
        <w:rPr>
          <w:rFonts w:ascii="Calibri" w:eastAsia="Calibri" w:hAnsi="Calibri" w:cs="Calibri"/>
          <w:sz w:val="24"/>
          <w:szCs w:val="24"/>
        </w:rPr>
        <w:t xml:space="preserve"> and </w:t>
      </w:r>
      <w:r>
        <w:rPr>
          <w:rFonts w:ascii="Calibri" w:eastAsia="Calibri" w:hAnsi="Calibri" w:cs="Calibri"/>
          <w:b/>
          <w:sz w:val="24"/>
          <w:szCs w:val="24"/>
        </w:rPr>
        <w:t>holidify.com</w:t>
      </w:r>
      <w:r>
        <w:rPr>
          <w:rFonts w:ascii="Calibri" w:eastAsia="Calibri" w:hAnsi="Calibri" w:cs="Calibri"/>
          <w:sz w:val="24"/>
          <w:szCs w:val="24"/>
        </w:rPr>
        <w:t xml:space="preserve"> have 7</w:t>
      </w:r>
      <w:ins w:id="13" w:author="Shari Novick" w:date="2022-09-04T21:25:00Z">
        <w:r>
          <w:rPr>
            <w:rFonts w:ascii="Calibri" w:eastAsia="Calibri" w:hAnsi="Calibri" w:cs="Calibri"/>
            <w:sz w:val="24"/>
            <w:szCs w:val="24"/>
          </w:rPr>
          <w:t>,</w:t>
        </w:r>
      </w:ins>
      <w:r>
        <w:rPr>
          <w:rFonts w:ascii="Calibri" w:eastAsia="Calibri" w:hAnsi="Calibri" w:cs="Calibri"/>
          <w:sz w:val="24"/>
          <w:szCs w:val="24"/>
        </w:rPr>
        <w:t>561</w:t>
      </w:r>
      <w:ins w:id="14" w:author="Shari Novick" w:date="2022-09-04T21:25:00Z">
        <w:r>
          <w:rPr>
            <w:rFonts w:ascii="Calibri" w:eastAsia="Calibri" w:hAnsi="Calibri" w:cs="Calibri"/>
            <w:sz w:val="24"/>
            <w:szCs w:val="24"/>
          </w:rPr>
          <w:t>,</w:t>
        </w:r>
      </w:ins>
      <w:r>
        <w:rPr>
          <w:rFonts w:ascii="Calibri" w:eastAsia="Calibri" w:hAnsi="Calibri" w:cs="Calibri"/>
          <w:sz w:val="24"/>
          <w:szCs w:val="24"/>
        </w:rPr>
        <w:t>383, 184</w:t>
      </w:r>
      <w:ins w:id="15" w:author="Shari Novick" w:date="2022-09-04T21:25:00Z">
        <w:r>
          <w:rPr>
            <w:rFonts w:ascii="Calibri" w:eastAsia="Calibri" w:hAnsi="Calibri" w:cs="Calibri"/>
            <w:sz w:val="24"/>
            <w:szCs w:val="24"/>
          </w:rPr>
          <w:t>,</w:t>
        </w:r>
      </w:ins>
      <w:r>
        <w:rPr>
          <w:rFonts w:ascii="Calibri" w:eastAsia="Calibri" w:hAnsi="Calibri" w:cs="Calibri"/>
          <w:sz w:val="24"/>
          <w:szCs w:val="24"/>
        </w:rPr>
        <w:t>075, and 1</w:t>
      </w:r>
      <w:ins w:id="16" w:author="Shari Novick" w:date="2022-09-04T21:26:00Z">
        <w:r>
          <w:rPr>
            <w:rFonts w:ascii="Calibri" w:eastAsia="Calibri" w:hAnsi="Calibri" w:cs="Calibri"/>
            <w:sz w:val="24"/>
            <w:szCs w:val="24"/>
          </w:rPr>
          <w:t>,</w:t>
        </w:r>
      </w:ins>
      <w:r>
        <w:rPr>
          <w:rFonts w:ascii="Calibri" w:eastAsia="Calibri" w:hAnsi="Calibri" w:cs="Calibri"/>
          <w:sz w:val="24"/>
          <w:szCs w:val="24"/>
        </w:rPr>
        <w:t>166</w:t>
      </w:r>
      <w:ins w:id="17" w:author="Shari Novick" w:date="2022-09-04T21:26:00Z">
        <w:r>
          <w:rPr>
            <w:rFonts w:ascii="Calibri" w:eastAsia="Calibri" w:hAnsi="Calibri" w:cs="Calibri"/>
            <w:sz w:val="24"/>
            <w:szCs w:val="24"/>
          </w:rPr>
          <w:t>,</w:t>
        </w:r>
      </w:ins>
      <w:r>
        <w:rPr>
          <w:rFonts w:ascii="Calibri" w:eastAsia="Calibri" w:hAnsi="Calibri" w:cs="Calibri"/>
          <w:sz w:val="24"/>
          <w:szCs w:val="24"/>
        </w:rPr>
        <w:t>515 backlinks from 8</w:t>
      </w:r>
      <w:ins w:id="18" w:author="Shari Novick" w:date="2022-09-04T21:26:00Z">
        <w:r>
          <w:rPr>
            <w:rFonts w:ascii="Calibri" w:eastAsia="Calibri" w:hAnsi="Calibri" w:cs="Calibri"/>
            <w:sz w:val="24"/>
            <w:szCs w:val="24"/>
          </w:rPr>
          <w:t>,</w:t>
        </w:r>
      </w:ins>
      <w:r>
        <w:rPr>
          <w:rFonts w:ascii="Calibri" w:eastAsia="Calibri" w:hAnsi="Calibri" w:cs="Calibri"/>
          <w:sz w:val="24"/>
          <w:szCs w:val="24"/>
        </w:rPr>
        <w:t>949, 11</w:t>
      </w:r>
      <w:ins w:id="19" w:author="Shari Novick" w:date="2022-09-04T21:26:00Z">
        <w:r>
          <w:rPr>
            <w:rFonts w:ascii="Calibri" w:eastAsia="Calibri" w:hAnsi="Calibri" w:cs="Calibri"/>
            <w:sz w:val="24"/>
            <w:szCs w:val="24"/>
          </w:rPr>
          <w:t>,</w:t>
        </w:r>
      </w:ins>
      <w:r>
        <w:rPr>
          <w:rFonts w:ascii="Calibri" w:eastAsia="Calibri" w:hAnsi="Calibri" w:cs="Calibri"/>
          <w:sz w:val="24"/>
          <w:szCs w:val="24"/>
        </w:rPr>
        <w:t>821, and 7</w:t>
      </w:r>
      <w:ins w:id="20" w:author="Shari Novick" w:date="2022-09-04T21:26:00Z">
        <w:r>
          <w:rPr>
            <w:rFonts w:ascii="Calibri" w:eastAsia="Calibri" w:hAnsi="Calibri" w:cs="Calibri"/>
            <w:sz w:val="24"/>
            <w:szCs w:val="24"/>
          </w:rPr>
          <w:t>,</w:t>
        </w:r>
      </w:ins>
      <w:r>
        <w:rPr>
          <w:rFonts w:ascii="Calibri" w:eastAsia="Calibri" w:hAnsi="Calibri" w:cs="Calibri"/>
          <w:sz w:val="24"/>
          <w:szCs w:val="24"/>
        </w:rPr>
        <w:t xml:space="preserve">971 domains while </w:t>
      </w:r>
      <w:r>
        <w:rPr>
          <w:rFonts w:ascii="Calibri" w:eastAsia="Calibri" w:hAnsi="Calibri" w:cs="Calibri"/>
          <w:b/>
          <w:sz w:val="24"/>
          <w:szCs w:val="24"/>
        </w:rPr>
        <w:t>bahamas.com</w:t>
      </w:r>
      <w:r>
        <w:rPr>
          <w:rFonts w:ascii="Calibri" w:eastAsia="Calibri" w:hAnsi="Calibri" w:cs="Calibri"/>
          <w:sz w:val="24"/>
          <w:szCs w:val="24"/>
        </w:rPr>
        <w:t xml:space="preserve"> has 1</w:t>
      </w:r>
      <w:ins w:id="21" w:author="Shari Novick" w:date="2022-09-04T21:26:00Z">
        <w:r>
          <w:rPr>
            <w:rFonts w:ascii="Calibri" w:eastAsia="Calibri" w:hAnsi="Calibri" w:cs="Calibri"/>
            <w:sz w:val="24"/>
            <w:szCs w:val="24"/>
          </w:rPr>
          <w:t>,</w:t>
        </w:r>
      </w:ins>
      <w:r>
        <w:rPr>
          <w:rFonts w:ascii="Calibri" w:eastAsia="Calibri" w:hAnsi="Calibri" w:cs="Calibri"/>
          <w:sz w:val="24"/>
          <w:szCs w:val="24"/>
        </w:rPr>
        <w:t>722</w:t>
      </w:r>
      <w:ins w:id="22" w:author="Shari Novick" w:date="2022-09-04T21:26:00Z">
        <w:r>
          <w:rPr>
            <w:rFonts w:ascii="Calibri" w:eastAsia="Calibri" w:hAnsi="Calibri" w:cs="Calibri"/>
            <w:sz w:val="24"/>
            <w:szCs w:val="24"/>
          </w:rPr>
          <w:t>,</w:t>
        </w:r>
      </w:ins>
      <w:r>
        <w:rPr>
          <w:rFonts w:ascii="Calibri" w:eastAsia="Calibri" w:hAnsi="Calibri" w:cs="Calibri"/>
          <w:sz w:val="24"/>
          <w:szCs w:val="24"/>
        </w:rPr>
        <w:t>343 backlinks from 8</w:t>
      </w:r>
      <w:ins w:id="23" w:author="Shari Novick" w:date="2022-09-04T21:26:00Z">
        <w:r>
          <w:rPr>
            <w:rFonts w:ascii="Calibri" w:eastAsia="Calibri" w:hAnsi="Calibri" w:cs="Calibri"/>
            <w:sz w:val="24"/>
            <w:szCs w:val="24"/>
          </w:rPr>
          <w:t>,</w:t>
        </w:r>
      </w:ins>
      <w:r>
        <w:rPr>
          <w:rFonts w:ascii="Calibri" w:eastAsia="Calibri" w:hAnsi="Calibri" w:cs="Calibri"/>
          <w:sz w:val="24"/>
          <w:szCs w:val="24"/>
        </w:rPr>
        <w:t>949 referring domains. Here are our top three competitors:</w:t>
      </w:r>
    </w:p>
    <w:p w14:paraId="3FD916F5" w14:textId="77777777" w:rsidR="008A1B2C" w:rsidRDefault="008A1B2C" w:rsidP="008A1B2C">
      <w:pPr>
        <w:spacing w:after="200"/>
        <w:rPr>
          <w:rFonts w:ascii="Calibri" w:eastAsia="Calibri" w:hAnsi="Calibri" w:cs="Calibri"/>
          <w:color w:val="FF0000"/>
          <w:sz w:val="24"/>
          <w:szCs w:val="24"/>
        </w:rPr>
      </w:pPr>
    </w:p>
    <w:tbl>
      <w:tblPr>
        <w:tblW w:w="7680" w:type="dxa"/>
        <w:jc w:val="center"/>
        <w:tblLayout w:type="fixed"/>
        <w:tblLook w:val="0600" w:firstRow="0" w:lastRow="0" w:firstColumn="0" w:lastColumn="0" w:noHBand="1" w:noVBand="1"/>
      </w:tblPr>
      <w:tblGrid>
        <w:gridCol w:w="3525"/>
        <w:gridCol w:w="1155"/>
        <w:gridCol w:w="1500"/>
        <w:gridCol w:w="1500"/>
      </w:tblGrid>
      <w:tr w:rsidR="008A1B2C" w14:paraId="16571A96" w14:textId="77777777" w:rsidTr="00DC654A">
        <w:trPr>
          <w:trHeight w:val="549"/>
          <w:jc w:val="center"/>
        </w:trPr>
        <w:tc>
          <w:tcPr>
            <w:tcW w:w="352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065297B0"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We</w:t>
            </w:r>
          </w:p>
        </w:tc>
        <w:tc>
          <w:tcPr>
            <w:tcW w:w="115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2991F6E2"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Backlinks</w:t>
            </w:r>
          </w:p>
        </w:tc>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5FB8FB90"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Ref. Domain</w:t>
            </w:r>
          </w:p>
        </w:tc>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5697BDBF"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Indexing</w:t>
            </w:r>
          </w:p>
        </w:tc>
      </w:tr>
      <w:tr w:rsidR="008A1B2C" w14:paraId="2DDC5410" w14:textId="77777777" w:rsidTr="00DC654A">
        <w:trPr>
          <w:trHeight w:val="420"/>
          <w:jc w:val="center"/>
        </w:trPr>
        <w:tc>
          <w:tcPr>
            <w:tcW w:w="35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A3A9EF"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bahamas.com</w:t>
            </w:r>
          </w:p>
        </w:tc>
        <w:tc>
          <w:tcPr>
            <w:tcW w:w="1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BB0D90"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1722343</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4420C"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8949</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6C690"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4210</w:t>
            </w:r>
          </w:p>
        </w:tc>
      </w:tr>
      <w:tr w:rsidR="008A1B2C" w14:paraId="12AE191C" w14:textId="77777777" w:rsidTr="00DC654A">
        <w:trPr>
          <w:trHeight w:val="106"/>
          <w:jc w:val="center"/>
        </w:trPr>
        <w:tc>
          <w:tcPr>
            <w:tcW w:w="352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7891A3CE"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Competitors</w:t>
            </w:r>
          </w:p>
        </w:tc>
        <w:tc>
          <w:tcPr>
            <w:tcW w:w="115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0646064F"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Backlinks</w:t>
            </w:r>
          </w:p>
        </w:tc>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476CAA8A"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Ref. Domain</w:t>
            </w:r>
          </w:p>
        </w:tc>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2ED73F8F" w14:textId="77777777" w:rsidR="008A1B2C" w:rsidRDefault="008A1B2C" w:rsidP="00DC654A">
            <w:pPr>
              <w:spacing w:line="331" w:lineRule="auto"/>
              <w:jc w:val="center"/>
              <w:rPr>
                <w:rFonts w:ascii="Calibri" w:eastAsia="Calibri" w:hAnsi="Calibri" w:cs="Calibri"/>
                <w:b/>
                <w:sz w:val="24"/>
                <w:szCs w:val="24"/>
              </w:rPr>
            </w:pPr>
            <w:r>
              <w:rPr>
                <w:rFonts w:ascii="Calibri" w:eastAsia="Calibri" w:hAnsi="Calibri" w:cs="Calibri"/>
                <w:b/>
                <w:sz w:val="24"/>
                <w:szCs w:val="24"/>
              </w:rPr>
              <w:t>Indexing</w:t>
            </w:r>
          </w:p>
        </w:tc>
      </w:tr>
      <w:tr w:rsidR="008A1B2C" w14:paraId="310C3C2B" w14:textId="77777777" w:rsidTr="00DC654A">
        <w:trPr>
          <w:trHeight w:val="800"/>
          <w:jc w:val="center"/>
        </w:trPr>
        <w:tc>
          <w:tcPr>
            <w:tcW w:w="35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05F793"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sandals.com</w:t>
            </w:r>
          </w:p>
        </w:tc>
        <w:tc>
          <w:tcPr>
            <w:tcW w:w="1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F7A947"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7561383</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25F1B1"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11356</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B5F888"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7960</w:t>
            </w:r>
          </w:p>
        </w:tc>
      </w:tr>
      <w:tr w:rsidR="008A1B2C" w14:paraId="4BB0CB25" w14:textId="77777777" w:rsidTr="00DC654A">
        <w:trPr>
          <w:trHeight w:val="420"/>
          <w:jc w:val="center"/>
        </w:trPr>
        <w:tc>
          <w:tcPr>
            <w:tcW w:w="35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6D1164"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myoutislands.com</w:t>
            </w:r>
          </w:p>
        </w:tc>
        <w:tc>
          <w:tcPr>
            <w:tcW w:w="1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410604"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184075</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909562"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1273</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BF807C"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823</w:t>
            </w:r>
          </w:p>
        </w:tc>
      </w:tr>
      <w:tr w:rsidR="008A1B2C" w14:paraId="7A5726EE" w14:textId="77777777" w:rsidTr="00DC654A">
        <w:trPr>
          <w:trHeight w:val="420"/>
          <w:jc w:val="center"/>
        </w:trPr>
        <w:tc>
          <w:tcPr>
            <w:tcW w:w="35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6E29D3"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holidify.com</w:t>
            </w:r>
          </w:p>
        </w:tc>
        <w:tc>
          <w:tcPr>
            <w:tcW w:w="1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476643" w14:textId="77777777" w:rsidR="008A1B2C" w:rsidRDefault="008A1B2C" w:rsidP="00DC654A">
            <w:pPr>
              <w:spacing w:after="200"/>
              <w:jc w:val="center"/>
              <w:rPr>
                <w:rFonts w:ascii="Calibri" w:eastAsia="Calibri" w:hAnsi="Calibri" w:cs="Calibri"/>
                <w:sz w:val="24"/>
                <w:szCs w:val="24"/>
              </w:rPr>
            </w:pPr>
            <w:r>
              <w:rPr>
                <w:rFonts w:ascii="Calibri" w:eastAsia="Calibri" w:hAnsi="Calibri" w:cs="Calibri"/>
                <w:sz w:val="24"/>
                <w:szCs w:val="24"/>
              </w:rPr>
              <w:t>1166515</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2ACD50"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7971</w:t>
            </w:r>
          </w:p>
        </w:tc>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136003" w14:textId="77777777" w:rsidR="008A1B2C" w:rsidRDefault="008A1B2C" w:rsidP="00DC654A">
            <w:pPr>
              <w:spacing w:line="331" w:lineRule="auto"/>
              <w:jc w:val="center"/>
              <w:rPr>
                <w:rFonts w:ascii="Calibri" w:eastAsia="Calibri" w:hAnsi="Calibri" w:cs="Calibri"/>
                <w:sz w:val="24"/>
                <w:szCs w:val="24"/>
              </w:rPr>
            </w:pPr>
            <w:r>
              <w:rPr>
                <w:rFonts w:ascii="Calibri" w:eastAsia="Calibri" w:hAnsi="Calibri" w:cs="Calibri"/>
                <w:sz w:val="24"/>
                <w:szCs w:val="24"/>
              </w:rPr>
              <w:t>80300</w:t>
            </w:r>
          </w:p>
        </w:tc>
      </w:tr>
    </w:tbl>
    <w:p w14:paraId="7C7D827A" w14:textId="77777777" w:rsidR="008A1B2C" w:rsidRDefault="008A1B2C" w:rsidP="008A1B2C">
      <w:pPr>
        <w:spacing w:after="200"/>
        <w:rPr>
          <w:rFonts w:ascii="Calibri" w:eastAsia="Calibri" w:hAnsi="Calibri" w:cs="Calibri"/>
          <w:sz w:val="24"/>
          <w:szCs w:val="24"/>
        </w:rPr>
      </w:pPr>
    </w:p>
    <w:p w14:paraId="760372A3" w14:textId="77777777" w:rsidR="008A1B2C" w:rsidRDefault="008A1B2C" w:rsidP="008A1B2C">
      <w:pPr>
        <w:spacing w:after="200"/>
        <w:rPr>
          <w:rFonts w:ascii="Calibri" w:eastAsia="Calibri" w:hAnsi="Calibri" w:cs="Calibri"/>
          <w:sz w:val="24"/>
          <w:szCs w:val="24"/>
        </w:rPr>
      </w:pPr>
      <w:ins w:id="24" w:author="Shari Novick" w:date="2022-09-04T21:27:00Z">
        <w:r>
          <w:rPr>
            <w:rFonts w:ascii="Calibri" w:eastAsia="Calibri" w:hAnsi="Calibri" w:cs="Calibri"/>
            <w:sz w:val="24"/>
            <w:szCs w:val="24"/>
          </w:rPr>
          <w:lastRenderedPageBreak/>
          <w:t xml:space="preserve">Following </w:t>
        </w:r>
      </w:ins>
      <w:r>
        <w:rPr>
          <w:rFonts w:ascii="Calibri" w:eastAsia="Calibri" w:hAnsi="Calibri" w:cs="Calibri"/>
          <w:sz w:val="24"/>
          <w:szCs w:val="24"/>
        </w:rPr>
        <w:t>is the detailed list of competitors for “</w:t>
      </w:r>
      <w:r>
        <w:rPr>
          <w:rFonts w:ascii="Calibri" w:eastAsia="Calibri" w:hAnsi="Calibri" w:cs="Calibri"/>
          <w:b/>
          <w:sz w:val="24"/>
          <w:szCs w:val="24"/>
        </w:rPr>
        <w:t>bahamas.com</w:t>
      </w:r>
      <w:r>
        <w:rPr>
          <w:rFonts w:ascii="Calibri" w:eastAsia="Calibri" w:hAnsi="Calibri" w:cs="Calibri"/>
          <w:sz w:val="24"/>
          <w:szCs w:val="24"/>
        </w:rPr>
        <w:t>” in Bahamas</w:t>
      </w:r>
      <w:ins w:id="25" w:author="Shari Novick" w:date="2022-09-04T21:28:00Z">
        <w:r>
          <w:rPr>
            <w:rFonts w:ascii="Calibri" w:eastAsia="Calibri" w:hAnsi="Calibri" w:cs="Calibri"/>
            <w:sz w:val="24"/>
            <w:szCs w:val="24"/>
          </w:rPr>
          <w:t>:</w:t>
        </w:r>
      </w:ins>
    </w:p>
    <w:p w14:paraId="7D51BBD7" w14:textId="77777777" w:rsidR="008A1B2C" w:rsidRDefault="008A1B2C" w:rsidP="008A1B2C">
      <w:pPr>
        <w:spacing w:after="200"/>
        <w:rPr>
          <w:rFonts w:ascii="Calibri" w:eastAsia="Calibri" w:hAnsi="Calibri" w:cs="Calibri"/>
          <w:sz w:val="24"/>
          <w:szCs w:val="24"/>
        </w:rPr>
      </w:pPr>
      <w:hyperlink r:id="rId8" w:anchor="gid=0">
        <w:r>
          <w:rPr>
            <w:rFonts w:ascii="Calibri" w:eastAsia="Calibri" w:hAnsi="Calibri" w:cs="Calibri"/>
            <w:color w:val="1155CC"/>
            <w:sz w:val="24"/>
            <w:szCs w:val="24"/>
            <w:u w:val="single"/>
          </w:rPr>
          <w:t>https://docs.google.com/spreadsheets/d/1lWaB78sU09eN4pmS9vymCDWyWS0w6wtweaAoJlDhr4E/edit#gid=0</w:t>
        </w:r>
      </w:hyperlink>
      <w:r>
        <w:rPr>
          <w:rFonts w:ascii="Calibri" w:eastAsia="Calibri" w:hAnsi="Calibri" w:cs="Calibri"/>
          <w:sz w:val="24"/>
          <w:szCs w:val="24"/>
        </w:rPr>
        <w:t xml:space="preserve"> </w:t>
      </w:r>
    </w:p>
    <w:p w14:paraId="43A02536" w14:textId="77777777" w:rsidR="008A1B2C" w:rsidRDefault="008A1B2C" w:rsidP="008A1B2C">
      <w:pPr>
        <w:spacing w:after="200"/>
        <w:rPr>
          <w:rFonts w:ascii="Calibri" w:eastAsia="Calibri" w:hAnsi="Calibri" w:cs="Calibri"/>
          <w:sz w:val="24"/>
          <w:szCs w:val="24"/>
        </w:rPr>
      </w:pPr>
      <w:r>
        <w:rPr>
          <w:rFonts w:ascii="Calibri" w:eastAsia="Calibri" w:hAnsi="Calibri" w:cs="Calibri"/>
          <w:b/>
          <w:sz w:val="24"/>
          <w:szCs w:val="24"/>
        </w:rPr>
        <w:t xml:space="preserve">D)  General Analysis:  </w:t>
      </w:r>
    </w:p>
    <w:p w14:paraId="71C05710" w14:textId="77777777" w:rsidR="008A1B2C" w:rsidRDefault="008A1B2C" w:rsidP="008A1B2C">
      <w:pPr>
        <w:spacing w:after="200" w:line="240" w:lineRule="auto"/>
        <w:ind w:right="-288"/>
        <w:jc w:val="both"/>
        <w:rPr>
          <w:rFonts w:ascii="Calibri" w:eastAsia="Calibri" w:hAnsi="Calibri" w:cs="Calibri"/>
          <w:sz w:val="24"/>
          <w:szCs w:val="24"/>
        </w:rPr>
      </w:pPr>
      <w:r>
        <w:rPr>
          <w:rFonts w:ascii="Calibri" w:eastAsia="Calibri" w:hAnsi="Calibri" w:cs="Calibri"/>
          <w:sz w:val="24"/>
          <w:szCs w:val="24"/>
        </w:rPr>
        <w:t xml:space="preserve">In this section, </w:t>
      </w:r>
      <w:ins w:id="26" w:author="Shari Novick" w:date="2022-09-04T21:28:00Z">
        <w:r>
          <w:rPr>
            <w:rFonts w:ascii="Calibri" w:eastAsia="Calibri" w:hAnsi="Calibri" w:cs="Calibri"/>
            <w:sz w:val="24"/>
            <w:szCs w:val="24"/>
          </w:rPr>
          <w:t>we</w:t>
        </w:r>
      </w:ins>
      <w:r>
        <w:rPr>
          <w:rFonts w:ascii="Calibri" w:eastAsia="Calibri" w:hAnsi="Calibri" w:cs="Calibri"/>
          <w:sz w:val="24"/>
          <w:szCs w:val="24"/>
        </w:rPr>
        <w:t xml:space="preserve"> have listed some of the most important SEO factors that are important for website rankings. </w:t>
      </w:r>
    </w:p>
    <w:tbl>
      <w:tblPr>
        <w:tblW w:w="10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4140"/>
        <w:gridCol w:w="4235"/>
      </w:tblGrid>
      <w:tr w:rsidR="008A1B2C" w14:paraId="543196DB" w14:textId="77777777" w:rsidTr="00DC654A">
        <w:trPr>
          <w:trHeight w:val="300"/>
        </w:trPr>
        <w:tc>
          <w:tcPr>
            <w:tcW w:w="1904" w:type="dxa"/>
            <w:shd w:val="clear" w:color="auto" w:fill="B8CCE4"/>
            <w:vAlign w:val="center"/>
          </w:tcPr>
          <w:p w14:paraId="7AD907D4" w14:textId="77777777" w:rsidR="008A1B2C" w:rsidRDefault="008A1B2C" w:rsidP="00DC654A">
            <w:pPr>
              <w:jc w:val="center"/>
              <w:rPr>
                <w:rFonts w:ascii="Calibri" w:eastAsia="Calibri" w:hAnsi="Calibri" w:cs="Calibri"/>
                <w:b/>
                <w:sz w:val="24"/>
                <w:szCs w:val="24"/>
              </w:rPr>
            </w:pPr>
            <w:r>
              <w:rPr>
                <w:rFonts w:ascii="Calibri" w:eastAsia="Calibri" w:hAnsi="Calibri" w:cs="Calibri"/>
                <w:b/>
                <w:sz w:val="24"/>
                <w:szCs w:val="24"/>
              </w:rPr>
              <w:t>Elements Analyzed</w:t>
            </w:r>
          </w:p>
        </w:tc>
        <w:tc>
          <w:tcPr>
            <w:tcW w:w="4140" w:type="dxa"/>
            <w:shd w:val="clear" w:color="auto" w:fill="B8CCE4"/>
            <w:vAlign w:val="center"/>
          </w:tcPr>
          <w:p w14:paraId="730E5C81" w14:textId="77777777" w:rsidR="008A1B2C" w:rsidRDefault="008A1B2C" w:rsidP="00DC654A">
            <w:pPr>
              <w:jc w:val="center"/>
              <w:rPr>
                <w:rFonts w:ascii="Calibri" w:eastAsia="Calibri" w:hAnsi="Calibri" w:cs="Calibri"/>
                <w:b/>
                <w:sz w:val="24"/>
                <w:szCs w:val="24"/>
              </w:rPr>
            </w:pPr>
            <w:r>
              <w:rPr>
                <w:rFonts w:ascii="Calibri" w:eastAsia="Calibri" w:hAnsi="Calibri" w:cs="Calibri"/>
                <w:b/>
                <w:sz w:val="24"/>
                <w:szCs w:val="24"/>
              </w:rPr>
              <w:t>Findings</w:t>
            </w:r>
          </w:p>
        </w:tc>
        <w:tc>
          <w:tcPr>
            <w:tcW w:w="4235" w:type="dxa"/>
            <w:shd w:val="clear" w:color="auto" w:fill="B8CCE4"/>
            <w:vAlign w:val="center"/>
          </w:tcPr>
          <w:p w14:paraId="08FFB0E3" w14:textId="77777777" w:rsidR="008A1B2C" w:rsidRDefault="008A1B2C" w:rsidP="00DC654A">
            <w:pPr>
              <w:jc w:val="center"/>
              <w:rPr>
                <w:rFonts w:ascii="Calibri" w:eastAsia="Calibri" w:hAnsi="Calibri" w:cs="Calibri"/>
                <w:b/>
                <w:sz w:val="24"/>
                <w:szCs w:val="24"/>
              </w:rPr>
            </w:pPr>
            <w:r>
              <w:rPr>
                <w:rFonts w:ascii="Calibri" w:eastAsia="Calibri" w:hAnsi="Calibri" w:cs="Calibri"/>
                <w:b/>
                <w:sz w:val="24"/>
                <w:szCs w:val="24"/>
              </w:rPr>
              <w:t>Why this Matters</w:t>
            </w:r>
          </w:p>
        </w:tc>
      </w:tr>
      <w:tr w:rsidR="008A1B2C" w14:paraId="7ED09151" w14:textId="77777777" w:rsidTr="00DC654A">
        <w:trPr>
          <w:trHeight w:val="900"/>
        </w:trPr>
        <w:tc>
          <w:tcPr>
            <w:tcW w:w="1904" w:type="dxa"/>
            <w:shd w:val="clear" w:color="auto" w:fill="auto"/>
            <w:vAlign w:val="center"/>
          </w:tcPr>
          <w:p w14:paraId="0D7537B6"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Web Address Age:</w:t>
            </w:r>
          </w:p>
        </w:tc>
        <w:tc>
          <w:tcPr>
            <w:tcW w:w="4140" w:type="dxa"/>
            <w:shd w:val="clear" w:color="auto" w:fill="auto"/>
            <w:vAlign w:val="center"/>
          </w:tcPr>
          <w:p w14:paraId="64E70706"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Your website is good on this factor as the age is 24 Years 20 Days</w:t>
            </w:r>
          </w:p>
        </w:tc>
        <w:tc>
          <w:tcPr>
            <w:tcW w:w="4235" w:type="dxa"/>
            <w:shd w:val="clear" w:color="auto" w:fill="auto"/>
            <w:vAlign w:val="center"/>
          </w:tcPr>
          <w:p w14:paraId="0E055D14"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Search Engine Algorithms measure a variety of parameters. Domain age is a big one that improves the overall score.</w:t>
            </w:r>
          </w:p>
        </w:tc>
      </w:tr>
      <w:tr w:rsidR="008A1B2C" w14:paraId="0291E505" w14:textId="77777777" w:rsidTr="00DC654A">
        <w:trPr>
          <w:trHeight w:val="1200"/>
        </w:trPr>
        <w:tc>
          <w:tcPr>
            <w:tcW w:w="1904" w:type="dxa"/>
            <w:shd w:val="clear" w:color="auto" w:fill="auto"/>
            <w:vAlign w:val="center"/>
          </w:tcPr>
          <w:p w14:paraId="2263D474"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PA &amp; DA</w:t>
            </w:r>
          </w:p>
        </w:tc>
        <w:tc>
          <w:tcPr>
            <w:tcW w:w="4140" w:type="dxa"/>
            <w:shd w:val="clear" w:color="auto" w:fill="auto"/>
            <w:vAlign w:val="center"/>
          </w:tcPr>
          <w:p w14:paraId="6ADA1BB6" w14:textId="77777777" w:rsidR="008A1B2C" w:rsidRDefault="008A1B2C" w:rsidP="00DC654A">
            <w:pPr>
              <w:jc w:val="center"/>
              <w:rPr>
                <w:rFonts w:ascii="Calibri" w:eastAsia="Calibri" w:hAnsi="Calibri" w:cs="Calibri"/>
                <w:b/>
                <w:color w:val="FF0000"/>
                <w:sz w:val="24"/>
                <w:szCs w:val="24"/>
              </w:rPr>
            </w:pPr>
            <w:r>
              <w:rPr>
                <w:rFonts w:ascii="Calibri" w:eastAsia="Calibri" w:hAnsi="Calibri" w:cs="Calibri"/>
                <w:sz w:val="24"/>
                <w:szCs w:val="24"/>
              </w:rPr>
              <w:t>Currently Status is DA 68 &amp; PA 61</w:t>
            </w:r>
          </w:p>
        </w:tc>
        <w:tc>
          <w:tcPr>
            <w:tcW w:w="4235" w:type="dxa"/>
            <w:shd w:val="clear" w:color="auto" w:fill="auto"/>
            <w:vAlign w:val="center"/>
          </w:tcPr>
          <w:p w14:paraId="4C661073"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Page Authority measures the predictive ranking strength of a single page; Domain Authority measures the strength of entire domains or subdomains. After Google Rank off, measured by PA &amp; DA. (Given by MOZ)</w:t>
            </w:r>
          </w:p>
        </w:tc>
      </w:tr>
      <w:tr w:rsidR="008A1B2C" w14:paraId="0DFF140A" w14:textId="77777777" w:rsidTr="00DC654A">
        <w:trPr>
          <w:trHeight w:val="600"/>
        </w:trPr>
        <w:tc>
          <w:tcPr>
            <w:tcW w:w="1904" w:type="dxa"/>
            <w:shd w:val="clear" w:color="auto" w:fill="auto"/>
            <w:vAlign w:val="center"/>
          </w:tcPr>
          <w:p w14:paraId="320BB11B"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Number of Indexed Pages on your site</w:t>
            </w:r>
          </w:p>
        </w:tc>
        <w:tc>
          <w:tcPr>
            <w:tcW w:w="4140" w:type="dxa"/>
            <w:shd w:val="clear" w:color="auto" w:fill="auto"/>
            <w:vAlign w:val="center"/>
          </w:tcPr>
          <w:p w14:paraId="05962CCF"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4210 pages are indexed in Google</w:t>
            </w:r>
          </w:p>
        </w:tc>
        <w:tc>
          <w:tcPr>
            <w:tcW w:w="4235" w:type="dxa"/>
            <w:shd w:val="clear" w:color="auto" w:fill="auto"/>
            <w:vAlign w:val="center"/>
          </w:tcPr>
          <w:p w14:paraId="6D41BD11"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 xml:space="preserve">When Google indexes a page, it tells us that Google knows it exists. The entire Website is indexed in Google. </w:t>
            </w:r>
          </w:p>
        </w:tc>
      </w:tr>
      <w:tr w:rsidR="008A1B2C" w14:paraId="31CB2B18" w14:textId="77777777" w:rsidTr="00DC654A">
        <w:trPr>
          <w:trHeight w:val="900"/>
        </w:trPr>
        <w:tc>
          <w:tcPr>
            <w:tcW w:w="1904" w:type="dxa"/>
            <w:shd w:val="clear" w:color="auto" w:fill="auto"/>
            <w:vAlign w:val="center"/>
          </w:tcPr>
          <w:p w14:paraId="0DB0759D"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Backlinks (Number of External sites linked to your site)</w:t>
            </w:r>
          </w:p>
        </w:tc>
        <w:tc>
          <w:tcPr>
            <w:tcW w:w="4140" w:type="dxa"/>
            <w:shd w:val="clear" w:color="auto" w:fill="auto"/>
            <w:vAlign w:val="center"/>
          </w:tcPr>
          <w:p w14:paraId="459CC16E"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1722343 backlinks from 8949 unique domains</w:t>
            </w:r>
          </w:p>
        </w:tc>
        <w:tc>
          <w:tcPr>
            <w:tcW w:w="4235" w:type="dxa"/>
            <w:shd w:val="clear" w:color="auto" w:fill="auto"/>
            <w:vAlign w:val="center"/>
          </w:tcPr>
          <w:p w14:paraId="29B5780C"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 xml:space="preserve">Backlinks are one of the primary areas of emphasis and score improvement for us. Search Engines index a site’s pages every time a link is made from another site.  </w:t>
            </w:r>
          </w:p>
        </w:tc>
      </w:tr>
      <w:tr w:rsidR="008A1B2C" w14:paraId="1AF2143E" w14:textId="77777777" w:rsidTr="00DC654A">
        <w:trPr>
          <w:trHeight w:val="900"/>
        </w:trPr>
        <w:tc>
          <w:tcPr>
            <w:tcW w:w="1904" w:type="dxa"/>
            <w:shd w:val="clear" w:color="auto" w:fill="auto"/>
            <w:vAlign w:val="center"/>
          </w:tcPr>
          <w:p w14:paraId="5A40FD2D"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Does this site have an XML site map?</w:t>
            </w:r>
          </w:p>
        </w:tc>
        <w:tc>
          <w:tcPr>
            <w:tcW w:w="4140" w:type="dxa"/>
            <w:shd w:val="clear" w:color="auto" w:fill="auto"/>
            <w:vAlign w:val="center"/>
          </w:tcPr>
          <w:p w14:paraId="0A3D8FCD"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XML Sitemap Exists</w:t>
            </w:r>
          </w:p>
        </w:tc>
        <w:tc>
          <w:tcPr>
            <w:tcW w:w="4235" w:type="dxa"/>
            <w:shd w:val="clear" w:color="auto" w:fill="auto"/>
            <w:vAlign w:val="center"/>
          </w:tcPr>
          <w:p w14:paraId="76C266E3"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An XML site map is a search engine-friendly map that is coded specifically to help search engines quickly find and retrieve the information from your site.   This file plays a vital role in the optimization process.</w:t>
            </w:r>
          </w:p>
        </w:tc>
      </w:tr>
      <w:tr w:rsidR="008A1B2C" w14:paraId="438A040D" w14:textId="77777777" w:rsidTr="00DC654A">
        <w:trPr>
          <w:trHeight w:val="900"/>
        </w:trPr>
        <w:tc>
          <w:tcPr>
            <w:tcW w:w="1904" w:type="dxa"/>
            <w:shd w:val="clear" w:color="auto" w:fill="auto"/>
            <w:vAlign w:val="center"/>
          </w:tcPr>
          <w:p w14:paraId="53FF5914"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Meta Tag and Title Analysis</w:t>
            </w:r>
          </w:p>
        </w:tc>
        <w:tc>
          <w:tcPr>
            <w:tcW w:w="4140" w:type="dxa"/>
            <w:shd w:val="clear" w:color="auto" w:fill="auto"/>
            <w:vAlign w:val="center"/>
          </w:tcPr>
          <w:p w14:paraId="060923D8"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 xml:space="preserve">Titles exist but </w:t>
            </w:r>
            <w:r>
              <w:rPr>
                <w:rFonts w:ascii="Calibri" w:eastAsia="Calibri" w:hAnsi="Calibri" w:cs="Calibri"/>
                <w:b/>
                <w:color w:val="FF0000"/>
                <w:sz w:val="24"/>
                <w:szCs w:val="24"/>
              </w:rPr>
              <w:t xml:space="preserve">we can optimize </w:t>
            </w:r>
            <w:ins w:id="27" w:author="Shari Novick" w:date="2022-09-04T21:29:00Z">
              <w:r>
                <w:rPr>
                  <w:rFonts w:ascii="Calibri" w:eastAsia="Calibri" w:hAnsi="Calibri" w:cs="Calibri"/>
                  <w:b/>
                  <w:color w:val="FF0000"/>
                  <w:sz w:val="24"/>
                  <w:szCs w:val="24"/>
                </w:rPr>
                <w:t>them</w:t>
              </w:r>
            </w:ins>
          </w:p>
        </w:tc>
        <w:tc>
          <w:tcPr>
            <w:tcW w:w="4235" w:type="dxa"/>
            <w:shd w:val="clear" w:color="auto" w:fill="auto"/>
            <w:vAlign w:val="center"/>
          </w:tcPr>
          <w:p w14:paraId="27B0C533"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 xml:space="preserve">Meta tags are in the form of a description and keywords tag. </w:t>
            </w:r>
            <w:ins w:id="28" w:author="Shari Novick" w:date="2022-09-04T21:30:00Z">
              <w:r>
                <w:rPr>
                  <w:rFonts w:ascii="Calibri" w:eastAsia="Calibri" w:hAnsi="Calibri" w:cs="Calibri"/>
                  <w:sz w:val="24"/>
                  <w:szCs w:val="24"/>
                </w:rPr>
                <w:t>M</w:t>
              </w:r>
            </w:ins>
            <w:r>
              <w:rPr>
                <w:rFonts w:ascii="Calibri" w:eastAsia="Calibri" w:hAnsi="Calibri" w:cs="Calibri"/>
                <w:sz w:val="24"/>
                <w:szCs w:val="24"/>
              </w:rPr>
              <w:t>eta description</w:t>
            </w:r>
            <w:ins w:id="29" w:author="Shari Novick" w:date="2022-09-04T21:30:00Z">
              <w:r>
                <w:rPr>
                  <w:rFonts w:ascii="Calibri" w:eastAsia="Calibri" w:hAnsi="Calibri" w:cs="Calibri"/>
                  <w:sz w:val="24"/>
                  <w:szCs w:val="24"/>
                </w:rPr>
                <w:t>s are</w:t>
              </w:r>
            </w:ins>
            <w:r>
              <w:rPr>
                <w:rFonts w:ascii="Calibri" w:eastAsia="Calibri" w:hAnsi="Calibri" w:cs="Calibri"/>
                <w:sz w:val="24"/>
                <w:szCs w:val="24"/>
              </w:rPr>
              <w:t xml:space="preserve"> present on most of the pages, but we need to optimize them. </w:t>
            </w:r>
          </w:p>
        </w:tc>
      </w:tr>
      <w:tr w:rsidR="008A1B2C" w14:paraId="521AA3B9" w14:textId="77777777" w:rsidTr="00DC654A">
        <w:trPr>
          <w:trHeight w:val="1200"/>
        </w:trPr>
        <w:tc>
          <w:tcPr>
            <w:tcW w:w="1904" w:type="dxa"/>
            <w:shd w:val="clear" w:color="auto" w:fill="auto"/>
            <w:vAlign w:val="center"/>
          </w:tcPr>
          <w:p w14:paraId="20CA4E5A"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lastRenderedPageBreak/>
              <w:t>Image Tag (Alt Tag) Analysis</w:t>
            </w:r>
          </w:p>
        </w:tc>
        <w:tc>
          <w:tcPr>
            <w:tcW w:w="4140" w:type="dxa"/>
            <w:shd w:val="clear" w:color="auto" w:fill="auto"/>
            <w:vAlign w:val="center"/>
          </w:tcPr>
          <w:p w14:paraId="0C2C8E31" w14:textId="77777777" w:rsidR="008A1B2C" w:rsidRDefault="008A1B2C" w:rsidP="00DC654A">
            <w:pPr>
              <w:jc w:val="center"/>
              <w:rPr>
                <w:rFonts w:ascii="Calibri" w:eastAsia="Calibri" w:hAnsi="Calibri" w:cs="Calibri"/>
                <w:b/>
                <w:color w:val="FF0000"/>
                <w:sz w:val="24"/>
                <w:szCs w:val="24"/>
              </w:rPr>
            </w:pPr>
            <w:r>
              <w:rPr>
                <w:rFonts w:ascii="Calibri" w:eastAsia="Calibri" w:hAnsi="Calibri" w:cs="Calibri"/>
                <w:color w:val="FF0000"/>
                <w:sz w:val="24"/>
                <w:szCs w:val="24"/>
              </w:rPr>
              <w:t>Yes, but not optimized</w:t>
            </w:r>
          </w:p>
        </w:tc>
        <w:tc>
          <w:tcPr>
            <w:tcW w:w="4235" w:type="dxa"/>
            <w:shd w:val="clear" w:color="auto" w:fill="auto"/>
            <w:vAlign w:val="center"/>
          </w:tcPr>
          <w:p w14:paraId="2457A9D2"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Search Engines can only see and retrieve text.  Images become wasted space on a page.  To make the best use of the image areas, SEO experts will place important keywords in these image tags so the engine can use them</w:t>
            </w:r>
            <w:r>
              <w:rPr>
                <w:rFonts w:ascii="Calibri" w:eastAsia="Calibri" w:hAnsi="Calibri" w:cs="Calibri"/>
                <w:b/>
                <w:sz w:val="24"/>
                <w:szCs w:val="24"/>
              </w:rPr>
              <w:t>.</w:t>
            </w:r>
          </w:p>
        </w:tc>
      </w:tr>
      <w:tr w:rsidR="008A1B2C" w14:paraId="3FB83312" w14:textId="77777777" w:rsidTr="00DC654A">
        <w:trPr>
          <w:trHeight w:val="600"/>
        </w:trPr>
        <w:tc>
          <w:tcPr>
            <w:tcW w:w="1904" w:type="dxa"/>
            <w:shd w:val="clear" w:color="auto" w:fill="auto"/>
            <w:vAlign w:val="center"/>
          </w:tcPr>
          <w:p w14:paraId="6307C027"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Does a Robot File Exist</w:t>
            </w:r>
          </w:p>
        </w:tc>
        <w:tc>
          <w:tcPr>
            <w:tcW w:w="4140" w:type="dxa"/>
            <w:shd w:val="clear" w:color="auto" w:fill="auto"/>
            <w:vAlign w:val="center"/>
          </w:tcPr>
          <w:p w14:paraId="3B63911A"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Found</w:t>
            </w:r>
          </w:p>
        </w:tc>
        <w:tc>
          <w:tcPr>
            <w:tcW w:w="4235" w:type="dxa"/>
            <w:shd w:val="clear" w:color="auto" w:fill="auto"/>
            <w:vAlign w:val="center"/>
          </w:tcPr>
          <w:p w14:paraId="75C272BA"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This file is important because it is your website</w:t>
            </w:r>
            <w:ins w:id="30" w:author="Shari Novick" w:date="2022-09-04T21:31:00Z">
              <w:r>
                <w:rPr>
                  <w:rFonts w:ascii="Calibri" w:eastAsia="Calibri" w:hAnsi="Calibri" w:cs="Calibri"/>
                  <w:sz w:val="24"/>
                  <w:szCs w:val="24"/>
                </w:rPr>
                <w:t xml:space="preserve"> </w:t>
              </w:r>
            </w:ins>
            <w:r>
              <w:rPr>
                <w:rFonts w:ascii="Calibri" w:eastAsia="Calibri" w:hAnsi="Calibri" w:cs="Calibri"/>
                <w:sz w:val="24"/>
                <w:szCs w:val="24"/>
              </w:rPr>
              <w:t>way of giving instructions to search engines about how to index your website.</w:t>
            </w:r>
          </w:p>
        </w:tc>
      </w:tr>
      <w:tr w:rsidR="008A1B2C" w14:paraId="1ED84A8B" w14:textId="77777777" w:rsidTr="00DC654A">
        <w:trPr>
          <w:trHeight w:val="1200"/>
        </w:trPr>
        <w:tc>
          <w:tcPr>
            <w:tcW w:w="1904" w:type="dxa"/>
            <w:shd w:val="clear" w:color="auto" w:fill="auto"/>
            <w:vAlign w:val="center"/>
          </w:tcPr>
          <w:p w14:paraId="188C09CA"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Does This Site Use Search-Engine Friendly Footers?</w:t>
            </w:r>
          </w:p>
        </w:tc>
        <w:tc>
          <w:tcPr>
            <w:tcW w:w="4140" w:type="dxa"/>
            <w:shd w:val="clear" w:color="auto" w:fill="auto"/>
            <w:vAlign w:val="center"/>
          </w:tcPr>
          <w:p w14:paraId="4F605277" w14:textId="77777777" w:rsidR="008A1B2C" w:rsidRDefault="008A1B2C" w:rsidP="00DC654A">
            <w:pPr>
              <w:jc w:val="center"/>
              <w:rPr>
                <w:rFonts w:ascii="Calibri" w:eastAsia="Calibri" w:hAnsi="Calibri" w:cs="Calibri"/>
                <w:b/>
                <w:color w:val="FF0000"/>
                <w:sz w:val="24"/>
                <w:szCs w:val="24"/>
              </w:rPr>
            </w:pPr>
            <w:r>
              <w:rPr>
                <w:rFonts w:ascii="Calibri" w:eastAsia="Calibri" w:hAnsi="Calibri" w:cs="Calibri"/>
                <w:sz w:val="24"/>
                <w:szCs w:val="24"/>
              </w:rPr>
              <w:t>Yes</w:t>
            </w:r>
          </w:p>
        </w:tc>
        <w:tc>
          <w:tcPr>
            <w:tcW w:w="4235" w:type="dxa"/>
            <w:shd w:val="clear" w:color="auto" w:fill="auto"/>
            <w:vAlign w:val="center"/>
          </w:tcPr>
          <w:p w14:paraId="3D486F08"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The footer hyperlinks that you sometimes see at the bottom of a web page are done in a keyword-focused way and can be very powerful in the search engine optimization process. It allows another opportunity for content to index and improves your rankings.</w:t>
            </w:r>
          </w:p>
        </w:tc>
      </w:tr>
      <w:tr w:rsidR="008A1B2C" w14:paraId="49123D35" w14:textId="77777777" w:rsidTr="00DC654A">
        <w:trPr>
          <w:trHeight w:val="900"/>
        </w:trPr>
        <w:tc>
          <w:tcPr>
            <w:tcW w:w="1904" w:type="dxa"/>
            <w:shd w:val="clear" w:color="auto" w:fill="auto"/>
            <w:vAlign w:val="center"/>
          </w:tcPr>
          <w:p w14:paraId="6AB078A8"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Keyword Density</w:t>
            </w:r>
          </w:p>
        </w:tc>
        <w:tc>
          <w:tcPr>
            <w:tcW w:w="4140" w:type="dxa"/>
            <w:shd w:val="clear" w:color="auto" w:fill="auto"/>
            <w:vAlign w:val="center"/>
          </w:tcPr>
          <w:p w14:paraId="0F11ADC9" w14:textId="77777777" w:rsidR="008A1B2C" w:rsidRDefault="008A1B2C" w:rsidP="00DC654A">
            <w:pPr>
              <w:jc w:val="center"/>
              <w:rPr>
                <w:rFonts w:ascii="Calibri" w:eastAsia="Calibri" w:hAnsi="Calibri" w:cs="Calibri"/>
                <w:b/>
                <w:color w:val="FF0000"/>
                <w:sz w:val="24"/>
                <w:szCs w:val="24"/>
              </w:rPr>
            </w:pPr>
            <w:r>
              <w:rPr>
                <w:rFonts w:ascii="Calibri" w:eastAsia="Calibri" w:hAnsi="Calibri" w:cs="Calibri"/>
                <w:b/>
                <w:color w:val="FF0000"/>
                <w:sz w:val="24"/>
                <w:szCs w:val="24"/>
              </w:rPr>
              <w:t>More opportunity to add keywords</w:t>
            </w:r>
          </w:p>
        </w:tc>
        <w:tc>
          <w:tcPr>
            <w:tcW w:w="4235" w:type="dxa"/>
            <w:shd w:val="clear" w:color="auto" w:fill="auto"/>
            <w:vAlign w:val="center"/>
          </w:tcPr>
          <w:p w14:paraId="3444A8F3"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This is the whole reason search engines even care about your site.  It is critical that pages have a nice balance of keywords that we identify are best from our research.</w:t>
            </w:r>
          </w:p>
        </w:tc>
      </w:tr>
      <w:tr w:rsidR="008A1B2C" w14:paraId="609D1AC2" w14:textId="77777777" w:rsidTr="00DC654A">
        <w:trPr>
          <w:trHeight w:val="300"/>
        </w:trPr>
        <w:tc>
          <w:tcPr>
            <w:tcW w:w="1904" w:type="dxa"/>
            <w:shd w:val="clear" w:color="auto" w:fill="auto"/>
            <w:vAlign w:val="center"/>
          </w:tcPr>
          <w:p w14:paraId="5BC2E64E"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Website Home Text Content</w:t>
            </w:r>
          </w:p>
        </w:tc>
        <w:tc>
          <w:tcPr>
            <w:tcW w:w="4140" w:type="dxa"/>
            <w:shd w:val="clear" w:color="auto" w:fill="auto"/>
            <w:vAlign w:val="center"/>
          </w:tcPr>
          <w:p w14:paraId="5F0A262F" w14:textId="77777777" w:rsidR="008A1B2C" w:rsidRDefault="008A1B2C" w:rsidP="00DC654A">
            <w:pPr>
              <w:jc w:val="center"/>
              <w:rPr>
                <w:rFonts w:ascii="Calibri" w:eastAsia="Calibri" w:hAnsi="Calibri" w:cs="Calibri"/>
                <w:b/>
                <w:color w:val="FF0000"/>
                <w:sz w:val="24"/>
                <w:szCs w:val="24"/>
              </w:rPr>
            </w:pPr>
            <w:r>
              <w:rPr>
                <w:rFonts w:ascii="Calibri" w:eastAsia="Calibri" w:hAnsi="Calibri" w:cs="Calibri"/>
                <w:b/>
                <w:color w:val="FF0000"/>
                <w:sz w:val="24"/>
                <w:szCs w:val="24"/>
              </w:rPr>
              <w:t>Opportunities to add more content</w:t>
            </w:r>
          </w:p>
        </w:tc>
        <w:tc>
          <w:tcPr>
            <w:tcW w:w="4235" w:type="dxa"/>
            <w:shd w:val="clear" w:color="auto" w:fill="auto"/>
            <w:vAlign w:val="center"/>
          </w:tcPr>
          <w:p w14:paraId="2367CFD6"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 xml:space="preserve">The search engines can only index text content and cannot see the flash. </w:t>
            </w:r>
          </w:p>
        </w:tc>
      </w:tr>
      <w:tr w:rsidR="008A1B2C" w14:paraId="7AFD5198" w14:textId="77777777" w:rsidTr="00DC654A">
        <w:trPr>
          <w:trHeight w:val="300"/>
        </w:trPr>
        <w:tc>
          <w:tcPr>
            <w:tcW w:w="1904" w:type="dxa"/>
            <w:shd w:val="clear" w:color="auto" w:fill="auto"/>
            <w:vAlign w:val="center"/>
          </w:tcPr>
          <w:p w14:paraId="06187266"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Structured Data</w:t>
            </w:r>
          </w:p>
        </w:tc>
        <w:tc>
          <w:tcPr>
            <w:tcW w:w="4140" w:type="dxa"/>
            <w:shd w:val="clear" w:color="auto" w:fill="auto"/>
            <w:vAlign w:val="center"/>
          </w:tcPr>
          <w:p w14:paraId="72E9786F" w14:textId="77777777" w:rsidR="008A1B2C" w:rsidRDefault="008A1B2C" w:rsidP="00DC654A">
            <w:pPr>
              <w:jc w:val="center"/>
              <w:rPr>
                <w:rFonts w:ascii="Calibri" w:eastAsia="Calibri" w:hAnsi="Calibri" w:cs="Calibri"/>
                <w:b/>
                <w:sz w:val="24"/>
                <w:szCs w:val="24"/>
              </w:rPr>
            </w:pPr>
            <w:r>
              <w:rPr>
                <w:rFonts w:ascii="Calibri" w:eastAsia="Calibri" w:hAnsi="Calibri" w:cs="Calibri"/>
                <w:sz w:val="24"/>
                <w:szCs w:val="24"/>
              </w:rPr>
              <w:t>Yes</w:t>
            </w:r>
          </w:p>
        </w:tc>
        <w:tc>
          <w:tcPr>
            <w:tcW w:w="4235" w:type="dxa"/>
            <w:shd w:val="clear" w:color="auto" w:fill="auto"/>
            <w:vAlign w:val="center"/>
          </w:tcPr>
          <w:p w14:paraId="01BE422C"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Schema code is important for local SEO ranking. It helps Google to understand correct business information.</w:t>
            </w:r>
          </w:p>
        </w:tc>
      </w:tr>
      <w:tr w:rsidR="008A1B2C" w14:paraId="484C2E23" w14:textId="77777777" w:rsidTr="00DC654A">
        <w:trPr>
          <w:trHeight w:val="900"/>
        </w:trPr>
        <w:tc>
          <w:tcPr>
            <w:tcW w:w="1904" w:type="dxa"/>
            <w:shd w:val="clear" w:color="auto" w:fill="auto"/>
            <w:vAlign w:val="center"/>
          </w:tcPr>
          <w:p w14:paraId="63303C97"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Are Page URLs Named Effectively?</w:t>
            </w:r>
          </w:p>
        </w:tc>
        <w:tc>
          <w:tcPr>
            <w:tcW w:w="4140" w:type="dxa"/>
            <w:shd w:val="clear" w:color="auto" w:fill="auto"/>
            <w:vAlign w:val="center"/>
          </w:tcPr>
          <w:p w14:paraId="4C914DE3" w14:textId="77777777" w:rsidR="008A1B2C" w:rsidRDefault="008A1B2C" w:rsidP="00DC654A">
            <w:pPr>
              <w:jc w:val="center"/>
              <w:rPr>
                <w:rFonts w:ascii="Calibri" w:eastAsia="Calibri" w:hAnsi="Calibri" w:cs="Calibri"/>
                <w:sz w:val="24"/>
                <w:szCs w:val="24"/>
              </w:rPr>
            </w:pPr>
            <w:r>
              <w:rPr>
                <w:rFonts w:ascii="Calibri" w:eastAsia="Calibri" w:hAnsi="Calibri" w:cs="Calibri"/>
                <w:sz w:val="24"/>
                <w:szCs w:val="24"/>
              </w:rPr>
              <w:t>Yes</w:t>
            </w:r>
          </w:p>
        </w:tc>
        <w:tc>
          <w:tcPr>
            <w:tcW w:w="4235" w:type="dxa"/>
            <w:shd w:val="clear" w:color="auto" w:fill="auto"/>
            <w:vAlign w:val="center"/>
          </w:tcPr>
          <w:p w14:paraId="7D65DFEB" w14:textId="77777777" w:rsidR="008A1B2C" w:rsidRDefault="008A1B2C" w:rsidP="00DC654A">
            <w:pPr>
              <w:rPr>
                <w:rFonts w:ascii="Calibri" w:eastAsia="Calibri" w:hAnsi="Calibri" w:cs="Calibri"/>
                <w:sz w:val="24"/>
                <w:szCs w:val="24"/>
              </w:rPr>
            </w:pPr>
            <w:r>
              <w:rPr>
                <w:rFonts w:ascii="Calibri" w:eastAsia="Calibri" w:hAnsi="Calibri" w:cs="Calibri"/>
                <w:sz w:val="24"/>
                <w:szCs w:val="24"/>
              </w:rPr>
              <w:t>The URL is where a search engine starts its journey.  Each page of a site has a URL. By adding a keyword to the name, gives the search engine more to work with.</w:t>
            </w:r>
          </w:p>
        </w:tc>
      </w:tr>
    </w:tbl>
    <w:p w14:paraId="2D92C09E" w14:textId="77777777" w:rsidR="008A1B2C" w:rsidRDefault="008A1B2C" w:rsidP="008A1B2C">
      <w:pPr>
        <w:rPr>
          <w:rFonts w:ascii="Calibri" w:eastAsia="Calibri" w:hAnsi="Calibri" w:cs="Calibri"/>
          <w:sz w:val="24"/>
          <w:szCs w:val="24"/>
        </w:rPr>
      </w:pPr>
    </w:p>
    <w:p w14:paraId="71F4474F" w14:textId="77777777" w:rsidR="008A1B2C" w:rsidRDefault="008A1B2C" w:rsidP="008A1B2C">
      <w:pPr>
        <w:rPr>
          <w:rFonts w:ascii="Calibri" w:eastAsia="Calibri" w:hAnsi="Calibri" w:cs="Calibri"/>
          <w:sz w:val="24"/>
          <w:szCs w:val="24"/>
        </w:rPr>
      </w:pPr>
    </w:p>
    <w:p w14:paraId="4360A0B4"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 xml:space="preserve">E)  Website Speed: </w:t>
      </w:r>
    </w:p>
    <w:p w14:paraId="6D01EEBB" w14:textId="77777777" w:rsidR="008A1B2C" w:rsidRDefault="008A1B2C" w:rsidP="008A1B2C">
      <w:pPr>
        <w:rPr>
          <w:rFonts w:ascii="Calibri" w:eastAsia="Calibri" w:hAnsi="Calibri" w:cs="Calibri"/>
          <w:b/>
          <w:sz w:val="24"/>
          <w:szCs w:val="24"/>
        </w:rPr>
      </w:pPr>
    </w:p>
    <w:p w14:paraId="7E3077DD" w14:textId="77777777" w:rsidR="008A1B2C" w:rsidRDefault="008A1B2C" w:rsidP="008A1B2C">
      <w:pPr>
        <w:spacing w:after="200"/>
        <w:rPr>
          <w:rFonts w:ascii="Calibri" w:eastAsia="Calibri" w:hAnsi="Calibri" w:cs="Calibri"/>
          <w:b/>
          <w:sz w:val="24"/>
          <w:szCs w:val="24"/>
        </w:rPr>
      </w:pPr>
      <w:r>
        <w:rPr>
          <w:rFonts w:ascii="Calibri" w:eastAsia="Calibri" w:hAnsi="Calibri" w:cs="Calibri"/>
          <w:sz w:val="24"/>
          <w:szCs w:val="24"/>
        </w:rPr>
        <w:t xml:space="preserve">Website speed is one of the important factors for website ranking. In </w:t>
      </w:r>
      <w:ins w:id="31" w:author="Shari Novick" w:date="2022-09-04T21:33:00Z">
        <w:r>
          <w:rPr>
            <w:rFonts w:ascii="Calibri" w:eastAsia="Calibri" w:hAnsi="Calibri" w:cs="Calibri"/>
            <w:sz w:val="24"/>
            <w:szCs w:val="24"/>
          </w:rPr>
          <w:t xml:space="preserve">our </w:t>
        </w:r>
      </w:ins>
      <w:r>
        <w:rPr>
          <w:rFonts w:ascii="Calibri" w:eastAsia="Calibri" w:hAnsi="Calibri" w:cs="Calibri"/>
          <w:sz w:val="24"/>
          <w:szCs w:val="24"/>
        </w:rPr>
        <w:t xml:space="preserve">page speed </w:t>
      </w:r>
      <w:proofErr w:type="gramStart"/>
      <w:r>
        <w:rPr>
          <w:rFonts w:ascii="Calibri" w:eastAsia="Calibri" w:hAnsi="Calibri" w:cs="Calibri"/>
          <w:sz w:val="24"/>
          <w:szCs w:val="24"/>
        </w:rPr>
        <w:t>analysis</w:t>
      </w:r>
      <w:proofErr w:type="gramEnd"/>
      <w:ins w:id="32" w:author="Shari Novick" w:date="2022-09-04T21:33:00Z">
        <w:r>
          <w:rPr>
            <w:rFonts w:ascii="Calibri" w:eastAsia="Calibri" w:hAnsi="Calibri" w:cs="Calibri"/>
            <w:sz w:val="24"/>
            <w:szCs w:val="24"/>
          </w:rPr>
          <w:t xml:space="preserve"> </w:t>
        </w:r>
      </w:ins>
      <w:ins w:id="33" w:author="Shari Novick" w:date="2022-09-04T21:32:00Z">
        <w:r>
          <w:rPr>
            <w:rFonts w:ascii="Calibri" w:eastAsia="Calibri" w:hAnsi="Calibri" w:cs="Calibri"/>
            <w:sz w:val="24"/>
            <w:szCs w:val="24"/>
          </w:rPr>
          <w:t>we</w:t>
        </w:r>
      </w:ins>
      <w:r>
        <w:rPr>
          <w:rFonts w:ascii="Calibri" w:eastAsia="Calibri" w:hAnsi="Calibri" w:cs="Calibri"/>
          <w:sz w:val="24"/>
          <w:szCs w:val="24"/>
        </w:rPr>
        <w:t xml:space="preserve"> have found </w:t>
      </w:r>
      <w:ins w:id="34" w:author="Shari Novick" w:date="2022-09-04T21:33:00Z">
        <w:r>
          <w:rPr>
            <w:rFonts w:ascii="Calibri" w:eastAsia="Calibri" w:hAnsi="Calibri" w:cs="Calibri"/>
            <w:sz w:val="24"/>
            <w:szCs w:val="24"/>
          </w:rPr>
          <w:t xml:space="preserve">that your </w:t>
        </w:r>
      </w:ins>
      <w:r>
        <w:rPr>
          <w:rFonts w:ascii="Calibri" w:eastAsia="Calibri" w:hAnsi="Calibri" w:cs="Calibri"/>
          <w:sz w:val="24"/>
          <w:szCs w:val="24"/>
        </w:rPr>
        <w:t>website speed is not good on desktop</w:t>
      </w:r>
      <w:ins w:id="35" w:author="Shari Novick" w:date="2022-09-04T21:33:00Z">
        <w:r>
          <w:rPr>
            <w:rFonts w:ascii="Calibri" w:eastAsia="Calibri" w:hAnsi="Calibri" w:cs="Calibri"/>
            <w:sz w:val="24"/>
            <w:szCs w:val="24"/>
          </w:rPr>
          <w:t xml:space="preserve"> and</w:t>
        </w:r>
      </w:ins>
      <w:r>
        <w:rPr>
          <w:rFonts w:ascii="Calibri" w:eastAsia="Calibri" w:hAnsi="Calibri" w:cs="Calibri"/>
          <w:sz w:val="24"/>
          <w:szCs w:val="24"/>
        </w:rPr>
        <w:t xml:space="preserve"> mobile devices as </w:t>
      </w:r>
      <w:r>
        <w:rPr>
          <w:rFonts w:ascii="Calibri" w:eastAsia="Calibri" w:hAnsi="Calibri" w:cs="Calibri"/>
          <w:sz w:val="24"/>
          <w:szCs w:val="24"/>
        </w:rPr>
        <w:lastRenderedPageBreak/>
        <w:t xml:space="preserve">compared to </w:t>
      </w:r>
      <w:ins w:id="36" w:author="Shari Novick" w:date="2022-09-04T21:33:00Z">
        <w:r>
          <w:rPr>
            <w:rFonts w:ascii="Calibri" w:eastAsia="Calibri" w:hAnsi="Calibri" w:cs="Calibri"/>
            <w:sz w:val="24"/>
            <w:szCs w:val="24"/>
          </w:rPr>
          <w:t>y</w:t>
        </w:r>
      </w:ins>
      <w:r>
        <w:rPr>
          <w:rFonts w:ascii="Calibri" w:eastAsia="Calibri" w:hAnsi="Calibri" w:cs="Calibri"/>
          <w:sz w:val="24"/>
          <w:szCs w:val="24"/>
        </w:rPr>
        <w:t xml:space="preserve">our competitors. Website Speed Data is according to </w:t>
      </w:r>
      <w:r>
        <w:rPr>
          <w:rFonts w:ascii="Calibri" w:eastAsia="Calibri" w:hAnsi="Calibri" w:cs="Calibri"/>
          <w:b/>
          <w:sz w:val="24"/>
          <w:szCs w:val="24"/>
        </w:rPr>
        <w:t xml:space="preserve">Google </w:t>
      </w:r>
      <w:proofErr w:type="spellStart"/>
      <w:r>
        <w:rPr>
          <w:rFonts w:ascii="Calibri" w:eastAsia="Calibri" w:hAnsi="Calibri" w:cs="Calibri"/>
          <w:b/>
          <w:sz w:val="24"/>
          <w:szCs w:val="24"/>
        </w:rPr>
        <w:t>Pagespeed</w:t>
      </w:r>
      <w:proofErr w:type="spellEnd"/>
      <w:r>
        <w:rPr>
          <w:rFonts w:ascii="Calibri" w:eastAsia="Calibri" w:hAnsi="Calibri" w:cs="Calibri"/>
          <w:b/>
          <w:sz w:val="24"/>
          <w:szCs w:val="24"/>
        </w:rPr>
        <w:t xml:space="preserve"> Insights Tool.</w:t>
      </w:r>
    </w:p>
    <w:p w14:paraId="247343E9" w14:textId="77777777" w:rsidR="008A1B2C" w:rsidRDefault="008A1B2C" w:rsidP="008A1B2C">
      <w:pPr>
        <w:spacing w:after="200"/>
        <w:rPr>
          <w:rFonts w:ascii="Calibri" w:eastAsia="Calibri" w:hAnsi="Calibri" w:cs="Calibri"/>
          <w:sz w:val="24"/>
          <w:szCs w:val="24"/>
        </w:rPr>
      </w:pPr>
      <w:hyperlink r:id="rId9">
        <w:r>
          <w:rPr>
            <w:rFonts w:ascii="Calibri" w:eastAsia="Calibri" w:hAnsi="Calibri" w:cs="Calibri"/>
            <w:color w:val="1155CC"/>
            <w:sz w:val="24"/>
            <w:szCs w:val="24"/>
            <w:u w:val="single"/>
          </w:rPr>
          <w:t>https://pagespeed.web.dev/report?url=https%3A%2F%2Fwww.bahamas.com%2F</w:t>
        </w:r>
      </w:hyperlink>
    </w:p>
    <w:p w14:paraId="75010766" w14:textId="77777777" w:rsidR="008A1B2C" w:rsidRDefault="008A1B2C" w:rsidP="008A1B2C">
      <w:pPr>
        <w:spacing w:after="20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0B349DC" wp14:editId="69254C7E">
            <wp:extent cx="5943600" cy="2171700"/>
            <wp:effectExtent l="12700" t="12700" r="12700" b="127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171700"/>
                    </a:xfrm>
                    <a:prstGeom prst="rect">
                      <a:avLst/>
                    </a:prstGeom>
                    <a:ln w="12700">
                      <a:solidFill>
                        <a:srgbClr val="000000"/>
                      </a:solidFill>
                      <a:prstDash val="solid"/>
                    </a:ln>
                  </pic:spPr>
                </pic:pic>
              </a:graphicData>
            </a:graphic>
          </wp:inline>
        </w:drawing>
      </w:r>
    </w:p>
    <w:p w14:paraId="4385D861" w14:textId="77777777" w:rsidR="008A1B2C" w:rsidRDefault="008A1B2C" w:rsidP="008A1B2C">
      <w:pPr>
        <w:spacing w:after="20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6F47A3A" wp14:editId="7C01F7F5">
            <wp:extent cx="5943600" cy="2146300"/>
            <wp:effectExtent l="12700" t="12700" r="12700" b="12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2146300"/>
                    </a:xfrm>
                    <a:prstGeom prst="rect">
                      <a:avLst/>
                    </a:prstGeom>
                    <a:ln w="12700">
                      <a:solidFill>
                        <a:srgbClr val="000000"/>
                      </a:solidFill>
                      <a:prstDash val="solid"/>
                    </a:ln>
                  </pic:spPr>
                </pic:pic>
              </a:graphicData>
            </a:graphic>
          </wp:inline>
        </w:drawing>
      </w:r>
    </w:p>
    <w:p w14:paraId="00CAD2B1" w14:textId="77777777" w:rsidR="008A1B2C" w:rsidRDefault="008A1B2C" w:rsidP="008A1B2C">
      <w:pPr>
        <w:spacing w:after="200"/>
        <w:rPr>
          <w:rFonts w:ascii="Calibri" w:eastAsia="Calibri" w:hAnsi="Calibri" w:cs="Calibri"/>
          <w:sz w:val="24"/>
          <w:szCs w:val="24"/>
        </w:rPr>
      </w:pPr>
    </w:p>
    <w:p w14:paraId="00016E6D" w14:textId="77777777" w:rsidR="008A1B2C" w:rsidRDefault="008A1B2C" w:rsidP="008A1B2C">
      <w:pPr>
        <w:spacing w:after="200"/>
        <w:rPr>
          <w:rFonts w:ascii="Calibri" w:eastAsia="Calibri" w:hAnsi="Calibri" w:cs="Calibri"/>
          <w:sz w:val="24"/>
          <w:szCs w:val="24"/>
        </w:rPr>
      </w:pPr>
      <w:r>
        <w:rPr>
          <w:rFonts w:ascii="Calibri" w:eastAsia="Calibri" w:hAnsi="Calibri" w:cs="Calibri"/>
          <w:b/>
          <w:sz w:val="24"/>
          <w:szCs w:val="24"/>
        </w:rPr>
        <w:t>F)  On-Page SEO analysis:</w:t>
      </w:r>
    </w:p>
    <w:p w14:paraId="51F5FFD3" w14:textId="77777777" w:rsidR="008A1B2C" w:rsidRDefault="008A1B2C" w:rsidP="008A1B2C">
      <w:pPr>
        <w:spacing w:after="200"/>
        <w:rPr>
          <w:rFonts w:ascii="Calibri" w:eastAsia="Calibri" w:hAnsi="Calibri" w:cs="Calibri"/>
          <w:sz w:val="24"/>
          <w:szCs w:val="24"/>
        </w:rPr>
      </w:pPr>
      <w:r>
        <w:rPr>
          <w:rFonts w:ascii="Calibri" w:eastAsia="Calibri" w:hAnsi="Calibri" w:cs="Calibri"/>
          <w:sz w:val="24"/>
          <w:szCs w:val="24"/>
        </w:rPr>
        <w:t xml:space="preserve">After analyzing the complete website, </w:t>
      </w:r>
      <w:ins w:id="37" w:author="Shari Novick" w:date="2022-09-04T21:34:00Z">
        <w:r>
          <w:rPr>
            <w:rFonts w:ascii="Calibri" w:eastAsia="Calibri" w:hAnsi="Calibri" w:cs="Calibri"/>
            <w:sz w:val="24"/>
            <w:szCs w:val="24"/>
          </w:rPr>
          <w:t>we</w:t>
        </w:r>
      </w:ins>
      <w:r>
        <w:rPr>
          <w:rFonts w:ascii="Calibri" w:eastAsia="Calibri" w:hAnsi="Calibri" w:cs="Calibri"/>
          <w:sz w:val="24"/>
          <w:szCs w:val="24"/>
        </w:rPr>
        <w:t xml:space="preserve"> found that there are many opportunities for optimizing the website in terms of different on-page factors:</w:t>
      </w:r>
    </w:p>
    <w:p w14:paraId="656417C7"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 xml:space="preserve">1. Title: </w:t>
      </w:r>
      <w:r>
        <w:rPr>
          <w:rFonts w:ascii="Calibri" w:eastAsia="Calibri" w:hAnsi="Calibri" w:cs="Calibri"/>
          <w:sz w:val="24"/>
          <w:szCs w:val="24"/>
        </w:rPr>
        <w:t xml:space="preserve">During the analysis, </w:t>
      </w:r>
      <w:ins w:id="38" w:author="Shari Novick" w:date="2022-09-04T21:34:00Z">
        <w:r>
          <w:rPr>
            <w:rFonts w:ascii="Calibri" w:eastAsia="Calibri" w:hAnsi="Calibri" w:cs="Calibri"/>
            <w:sz w:val="24"/>
            <w:szCs w:val="24"/>
          </w:rPr>
          <w:t>we</w:t>
        </w:r>
      </w:ins>
      <w:r>
        <w:rPr>
          <w:rFonts w:ascii="Calibri" w:eastAsia="Calibri" w:hAnsi="Calibri" w:cs="Calibri"/>
          <w:sz w:val="24"/>
          <w:szCs w:val="24"/>
        </w:rPr>
        <w:t xml:space="preserve"> found that meta titles are not optimized on any page. </w:t>
      </w:r>
      <w:ins w:id="39" w:author="Shari Novick" w:date="2022-09-04T21:34:00Z">
        <w:r>
          <w:rPr>
            <w:rFonts w:ascii="Calibri" w:eastAsia="Calibri" w:hAnsi="Calibri" w:cs="Calibri"/>
            <w:sz w:val="24"/>
            <w:szCs w:val="24"/>
          </w:rPr>
          <w:t>W</w:t>
        </w:r>
      </w:ins>
      <w:r>
        <w:rPr>
          <w:rFonts w:ascii="Calibri" w:eastAsia="Calibri" w:hAnsi="Calibri" w:cs="Calibri"/>
          <w:sz w:val="24"/>
          <w:szCs w:val="24"/>
        </w:rPr>
        <w:t>e need to optimize the title on all web pages with proper primary and secondary keywords which should contain 60-65 characters title length.</w:t>
      </w:r>
    </w:p>
    <w:p w14:paraId="4BF12434" w14:textId="77777777" w:rsidR="008A1B2C" w:rsidRDefault="008A1B2C" w:rsidP="008A1B2C">
      <w:pPr>
        <w:rPr>
          <w:rFonts w:ascii="Calibri" w:eastAsia="Calibri" w:hAnsi="Calibri" w:cs="Calibri"/>
          <w:sz w:val="24"/>
          <w:szCs w:val="24"/>
        </w:rPr>
      </w:pPr>
    </w:p>
    <w:p w14:paraId="7D06C2D7" w14:textId="77777777" w:rsidR="008A1B2C" w:rsidRDefault="008A1B2C" w:rsidP="008A1B2C">
      <w:pPr>
        <w:rPr>
          <w:ins w:id="40" w:author="Shari Novick" w:date="2022-09-04T21:35:00Z"/>
          <w:rFonts w:ascii="Calibri" w:eastAsia="Calibri" w:hAnsi="Calibri" w:cs="Calibri"/>
          <w:b/>
          <w:sz w:val="24"/>
          <w:szCs w:val="24"/>
        </w:rPr>
      </w:pPr>
    </w:p>
    <w:p w14:paraId="076DBE26" w14:textId="77777777" w:rsidR="008A1B2C" w:rsidRDefault="008A1B2C" w:rsidP="008A1B2C">
      <w:pPr>
        <w:rPr>
          <w:ins w:id="41" w:author="Shari Novick" w:date="2022-09-04T21:35:00Z"/>
          <w:rFonts w:ascii="Calibri" w:eastAsia="Calibri" w:hAnsi="Calibri" w:cs="Calibri"/>
          <w:b/>
          <w:sz w:val="24"/>
          <w:szCs w:val="24"/>
        </w:rPr>
      </w:pPr>
    </w:p>
    <w:p w14:paraId="18247E04" w14:textId="77777777" w:rsidR="008A1B2C" w:rsidRDefault="008A1B2C" w:rsidP="008A1B2C">
      <w:pPr>
        <w:rPr>
          <w:ins w:id="42" w:author="Shari Novick" w:date="2022-09-04T21:35:00Z"/>
          <w:rFonts w:ascii="Calibri" w:eastAsia="Calibri" w:hAnsi="Calibri" w:cs="Calibri"/>
          <w:b/>
          <w:sz w:val="24"/>
          <w:szCs w:val="24"/>
        </w:rPr>
      </w:pPr>
    </w:p>
    <w:p w14:paraId="4B031A7F"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Example:</w:t>
      </w:r>
    </w:p>
    <w:p w14:paraId="511C5912" w14:textId="77777777" w:rsidR="008A1B2C" w:rsidRDefault="008A1B2C" w:rsidP="008A1B2C">
      <w:pPr>
        <w:rPr>
          <w:rFonts w:ascii="Calibri" w:eastAsia="Calibri" w:hAnsi="Calibri" w:cs="Calibri"/>
          <w:b/>
          <w:sz w:val="24"/>
          <w:szCs w:val="24"/>
        </w:rPr>
      </w:pPr>
    </w:p>
    <w:p w14:paraId="4791E6B3"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Page URL:</w:t>
      </w:r>
    </w:p>
    <w:p w14:paraId="434C2EBA" w14:textId="77777777" w:rsidR="008A1B2C" w:rsidRDefault="008A1B2C" w:rsidP="008A1B2C">
      <w:pPr>
        <w:rPr>
          <w:rFonts w:ascii="Calibri" w:eastAsia="Calibri" w:hAnsi="Calibri" w:cs="Calibri"/>
          <w:sz w:val="24"/>
          <w:szCs w:val="24"/>
        </w:rPr>
      </w:pPr>
      <w:hyperlink r:id="rId12">
        <w:r>
          <w:rPr>
            <w:rFonts w:ascii="Calibri" w:eastAsia="Calibri" w:hAnsi="Calibri" w:cs="Calibri"/>
            <w:color w:val="1155CC"/>
            <w:sz w:val="24"/>
            <w:szCs w:val="24"/>
            <w:u w:val="single"/>
          </w:rPr>
          <w:t>https://www.bahamas.com/islands</w:t>
        </w:r>
      </w:hyperlink>
      <w:r>
        <w:rPr>
          <w:rFonts w:ascii="Calibri" w:eastAsia="Calibri" w:hAnsi="Calibri" w:cs="Calibri"/>
          <w:sz w:val="24"/>
          <w:szCs w:val="24"/>
        </w:rPr>
        <w:t xml:space="preserve"> </w:t>
      </w:r>
    </w:p>
    <w:p w14:paraId="5CA97D45" w14:textId="77777777" w:rsidR="008A1B2C" w:rsidRDefault="008A1B2C" w:rsidP="008A1B2C">
      <w:pPr>
        <w:rPr>
          <w:rFonts w:ascii="Calibri" w:eastAsia="Calibri" w:hAnsi="Calibri" w:cs="Calibri"/>
          <w:b/>
          <w:sz w:val="24"/>
          <w:szCs w:val="24"/>
        </w:rPr>
      </w:pPr>
    </w:p>
    <w:p w14:paraId="6D37A8E3"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Current Title:</w:t>
      </w:r>
    </w:p>
    <w:p w14:paraId="0B571117"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The Bahamas Islands - Discover 16 Unique Island Destinations</w:t>
      </w:r>
    </w:p>
    <w:p w14:paraId="26376651" w14:textId="77777777" w:rsidR="008A1B2C" w:rsidRDefault="008A1B2C" w:rsidP="008A1B2C">
      <w:pPr>
        <w:spacing w:line="240" w:lineRule="auto"/>
        <w:rPr>
          <w:rFonts w:ascii="Calibri" w:eastAsia="Calibri" w:hAnsi="Calibri" w:cs="Calibri"/>
          <w:b/>
          <w:sz w:val="24"/>
          <w:szCs w:val="24"/>
        </w:rPr>
      </w:pPr>
    </w:p>
    <w:p w14:paraId="365CE56D"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Suggested Title:</w:t>
      </w:r>
    </w:p>
    <w:p w14:paraId="24DA62B0"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The Islands of Bahamas - Discover 16 Unique Island Vacation Destinations</w:t>
      </w:r>
    </w:p>
    <w:p w14:paraId="6908B67A" w14:textId="77777777" w:rsidR="008A1B2C" w:rsidRDefault="008A1B2C" w:rsidP="008A1B2C">
      <w:pPr>
        <w:spacing w:line="240" w:lineRule="auto"/>
        <w:rPr>
          <w:rFonts w:ascii="Calibri" w:eastAsia="Calibri" w:hAnsi="Calibri" w:cs="Calibri"/>
          <w:b/>
          <w:sz w:val="24"/>
          <w:szCs w:val="24"/>
        </w:rPr>
      </w:pPr>
    </w:p>
    <w:p w14:paraId="0E4D5D89" w14:textId="77777777" w:rsidR="008A1B2C" w:rsidRDefault="008A1B2C" w:rsidP="008A1B2C">
      <w:pPr>
        <w:spacing w:line="240" w:lineRule="auto"/>
        <w:rPr>
          <w:rFonts w:ascii="Calibri" w:eastAsia="Calibri" w:hAnsi="Calibri" w:cs="Calibri"/>
          <w:b/>
          <w:sz w:val="24"/>
          <w:szCs w:val="24"/>
        </w:rPr>
      </w:pPr>
      <w:r>
        <w:rPr>
          <w:rFonts w:ascii="Calibri" w:eastAsia="Calibri" w:hAnsi="Calibri" w:cs="Calibri"/>
          <w:b/>
          <w:sz w:val="24"/>
          <w:szCs w:val="24"/>
        </w:rPr>
        <w:t>2. Duplicate Meta Title Issue:</w:t>
      </w:r>
    </w:p>
    <w:p w14:paraId="490A03DF" w14:textId="77777777" w:rsidR="008A1B2C" w:rsidRDefault="008A1B2C" w:rsidP="008A1B2C">
      <w:pPr>
        <w:spacing w:line="240" w:lineRule="auto"/>
        <w:rPr>
          <w:rFonts w:ascii="Calibri" w:eastAsia="Calibri" w:hAnsi="Calibri" w:cs="Calibri"/>
          <w:b/>
          <w:sz w:val="24"/>
          <w:szCs w:val="24"/>
        </w:rPr>
      </w:pPr>
    </w:p>
    <w:p w14:paraId="20435735"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43" w:author="Shari Novick" w:date="2022-09-04T21:35:00Z">
        <w:r>
          <w:rPr>
            <w:rFonts w:ascii="Calibri" w:eastAsia="Calibri" w:hAnsi="Calibri" w:cs="Calibri"/>
            <w:sz w:val="24"/>
            <w:szCs w:val="24"/>
          </w:rPr>
          <w:t>ou</w:t>
        </w:r>
      </w:ins>
      <w:ins w:id="44" w:author="Shari Novick" w:date="2022-09-04T21:36:00Z">
        <w:r>
          <w:rPr>
            <w:rFonts w:ascii="Calibri" w:eastAsia="Calibri" w:hAnsi="Calibri" w:cs="Calibri"/>
            <w:sz w:val="24"/>
            <w:szCs w:val="24"/>
          </w:rPr>
          <w:t xml:space="preserve">r </w:t>
        </w:r>
      </w:ins>
      <w:r>
        <w:rPr>
          <w:rFonts w:ascii="Calibri" w:eastAsia="Calibri" w:hAnsi="Calibri" w:cs="Calibri"/>
          <w:sz w:val="24"/>
          <w:szCs w:val="24"/>
        </w:rPr>
        <w:t xml:space="preserve">website analysis, </w:t>
      </w:r>
      <w:ins w:id="45" w:author="Shari Novick" w:date="2022-09-04T21:35:00Z">
        <w:r>
          <w:rPr>
            <w:rFonts w:ascii="Calibri" w:eastAsia="Calibri" w:hAnsi="Calibri" w:cs="Calibri"/>
            <w:sz w:val="24"/>
            <w:szCs w:val="24"/>
          </w:rPr>
          <w:t>we</w:t>
        </w:r>
      </w:ins>
      <w:r>
        <w:rPr>
          <w:rFonts w:ascii="Calibri" w:eastAsia="Calibri" w:hAnsi="Calibri" w:cs="Calibri"/>
          <w:sz w:val="24"/>
          <w:szCs w:val="24"/>
        </w:rPr>
        <w:t xml:space="preserve"> found some pages with duplicate title tags. Duplicate title tags can make it more complicated to rank content in search results because search engine crawlers won't know which post to rank above the other. If you want to rank your pages without confusion or without having them compete with one another, creating unique and relevant title tags is incredibly important</w:t>
      </w:r>
      <w:r>
        <w:rPr>
          <w:rFonts w:ascii="Calibri" w:eastAsia="Calibri" w:hAnsi="Calibri" w:cs="Calibri"/>
          <w:color w:val="26282D"/>
          <w:sz w:val="18"/>
          <w:szCs w:val="18"/>
          <w:highlight w:val="white"/>
        </w:rPr>
        <w:t xml:space="preserve">. </w:t>
      </w:r>
      <w:r>
        <w:rPr>
          <w:rFonts w:ascii="Calibri" w:eastAsia="Calibri" w:hAnsi="Calibri" w:cs="Calibri"/>
          <w:sz w:val="24"/>
          <w:szCs w:val="24"/>
        </w:rPr>
        <w:t>Here is the screenshot:</w:t>
      </w:r>
    </w:p>
    <w:p w14:paraId="527553E2" w14:textId="77777777" w:rsidR="008A1B2C" w:rsidRDefault="008A1B2C" w:rsidP="008A1B2C">
      <w:pPr>
        <w:spacing w:line="240" w:lineRule="auto"/>
        <w:rPr>
          <w:rFonts w:ascii="Calibri" w:eastAsia="Calibri" w:hAnsi="Calibri" w:cs="Calibri"/>
          <w:sz w:val="24"/>
          <w:szCs w:val="24"/>
        </w:rPr>
      </w:pPr>
    </w:p>
    <w:p w14:paraId="7A1FF7D0"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29259A1" wp14:editId="7385576B">
            <wp:extent cx="5943600" cy="127000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1270000"/>
                    </a:xfrm>
                    <a:prstGeom prst="rect">
                      <a:avLst/>
                    </a:prstGeom>
                    <a:ln w="12700">
                      <a:solidFill>
                        <a:srgbClr val="000000"/>
                      </a:solidFill>
                      <a:prstDash val="solid"/>
                    </a:ln>
                  </pic:spPr>
                </pic:pic>
              </a:graphicData>
            </a:graphic>
          </wp:inline>
        </w:drawing>
      </w:r>
    </w:p>
    <w:p w14:paraId="3772EA4A" w14:textId="77777777" w:rsidR="008A1B2C" w:rsidRDefault="008A1B2C" w:rsidP="008A1B2C">
      <w:pPr>
        <w:spacing w:line="240" w:lineRule="auto"/>
        <w:rPr>
          <w:rFonts w:ascii="Calibri" w:eastAsia="Calibri" w:hAnsi="Calibri" w:cs="Calibri"/>
          <w:sz w:val="24"/>
          <w:szCs w:val="24"/>
        </w:rPr>
      </w:pPr>
    </w:p>
    <w:p w14:paraId="4E92D8F2" w14:textId="77777777" w:rsidR="008A1B2C" w:rsidRDefault="008A1B2C" w:rsidP="008A1B2C">
      <w:pPr>
        <w:spacing w:line="240" w:lineRule="auto"/>
        <w:rPr>
          <w:rFonts w:ascii="Calibri" w:eastAsia="Calibri" w:hAnsi="Calibri" w:cs="Calibri"/>
          <w:sz w:val="24"/>
          <w:szCs w:val="24"/>
        </w:rPr>
      </w:pPr>
    </w:p>
    <w:p w14:paraId="7299A15D" w14:textId="77777777" w:rsidR="008A1B2C" w:rsidRDefault="008A1B2C" w:rsidP="008A1B2C">
      <w:pPr>
        <w:spacing w:line="240" w:lineRule="auto"/>
        <w:rPr>
          <w:rFonts w:ascii="Calibri" w:eastAsia="Calibri" w:hAnsi="Calibri" w:cs="Calibri"/>
          <w:color w:val="434343"/>
          <w:sz w:val="24"/>
          <w:szCs w:val="24"/>
        </w:rPr>
      </w:pPr>
      <w:r>
        <w:rPr>
          <w:rFonts w:ascii="Calibri" w:eastAsia="Calibri" w:hAnsi="Calibri" w:cs="Calibri"/>
          <w:b/>
          <w:sz w:val="24"/>
          <w:szCs w:val="24"/>
        </w:rPr>
        <w:t>3. Duplicate Meta Description Issue</w:t>
      </w:r>
      <w:r>
        <w:rPr>
          <w:rFonts w:ascii="Calibri" w:eastAsia="Calibri" w:hAnsi="Calibri" w:cs="Calibri"/>
          <w:color w:val="434343"/>
          <w:sz w:val="24"/>
          <w:szCs w:val="24"/>
        </w:rPr>
        <w:t>:</w:t>
      </w:r>
    </w:p>
    <w:p w14:paraId="0AD06ABE" w14:textId="77777777" w:rsidR="008A1B2C" w:rsidRDefault="008A1B2C" w:rsidP="008A1B2C">
      <w:pPr>
        <w:spacing w:line="240" w:lineRule="auto"/>
        <w:rPr>
          <w:rFonts w:ascii="Calibri" w:eastAsia="Calibri" w:hAnsi="Calibri" w:cs="Calibri"/>
          <w:sz w:val="24"/>
          <w:szCs w:val="24"/>
        </w:rPr>
      </w:pPr>
    </w:p>
    <w:p w14:paraId="789BBB89"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46" w:author="Shari Novick" w:date="2022-09-04T21:36:00Z">
        <w:r>
          <w:rPr>
            <w:rFonts w:ascii="Calibri" w:eastAsia="Calibri" w:hAnsi="Calibri" w:cs="Calibri"/>
            <w:sz w:val="24"/>
            <w:szCs w:val="24"/>
          </w:rPr>
          <w:t xml:space="preserve">our </w:t>
        </w:r>
      </w:ins>
      <w:r>
        <w:rPr>
          <w:rFonts w:ascii="Calibri" w:eastAsia="Calibri" w:hAnsi="Calibri" w:cs="Calibri"/>
          <w:sz w:val="24"/>
          <w:szCs w:val="24"/>
        </w:rPr>
        <w:t xml:space="preserve">website analysis, </w:t>
      </w:r>
      <w:ins w:id="47" w:author="Shari Novick" w:date="2022-09-04T21:36:00Z">
        <w:r>
          <w:rPr>
            <w:rFonts w:ascii="Calibri" w:eastAsia="Calibri" w:hAnsi="Calibri" w:cs="Calibri"/>
            <w:sz w:val="24"/>
            <w:szCs w:val="24"/>
          </w:rPr>
          <w:t>we</w:t>
        </w:r>
      </w:ins>
      <w:r>
        <w:rPr>
          <w:rFonts w:ascii="Calibri" w:eastAsia="Calibri" w:hAnsi="Calibri" w:cs="Calibri"/>
          <w:sz w:val="24"/>
          <w:szCs w:val="24"/>
        </w:rPr>
        <w:t xml:space="preserve"> found some pages with duplicate meta descriptions. Having duplicate meta descriptions can make the ranking process more difficult as engine crawlers will have a hard time figuring out the differences between pages and what should rank and what shouldn't. Here is the screenshot:</w:t>
      </w:r>
    </w:p>
    <w:p w14:paraId="09765FAC" w14:textId="77777777" w:rsidR="008A1B2C" w:rsidRDefault="008A1B2C" w:rsidP="008A1B2C">
      <w:pPr>
        <w:spacing w:line="240" w:lineRule="auto"/>
        <w:jc w:val="center"/>
        <w:rPr>
          <w:rFonts w:ascii="Calibri" w:eastAsia="Calibri" w:hAnsi="Calibri" w:cs="Calibri"/>
          <w:sz w:val="24"/>
          <w:szCs w:val="24"/>
        </w:rPr>
      </w:pPr>
    </w:p>
    <w:p w14:paraId="1D41085A"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D778D4B" wp14:editId="4E7465F7">
            <wp:extent cx="5943600" cy="1625600"/>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1625600"/>
                    </a:xfrm>
                    <a:prstGeom prst="rect">
                      <a:avLst/>
                    </a:prstGeom>
                    <a:ln w="12700">
                      <a:solidFill>
                        <a:srgbClr val="000000"/>
                      </a:solidFill>
                      <a:prstDash val="solid"/>
                    </a:ln>
                  </pic:spPr>
                </pic:pic>
              </a:graphicData>
            </a:graphic>
          </wp:inline>
        </w:drawing>
      </w:r>
    </w:p>
    <w:p w14:paraId="62EA2761" w14:textId="77777777" w:rsidR="008A1B2C" w:rsidRDefault="008A1B2C" w:rsidP="008A1B2C">
      <w:pPr>
        <w:spacing w:line="240" w:lineRule="auto"/>
        <w:rPr>
          <w:rFonts w:ascii="Calibri" w:eastAsia="Calibri" w:hAnsi="Calibri" w:cs="Calibri"/>
          <w:sz w:val="24"/>
          <w:szCs w:val="24"/>
        </w:rPr>
      </w:pPr>
    </w:p>
    <w:p w14:paraId="4BF5A767" w14:textId="77777777" w:rsidR="008A1B2C" w:rsidRDefault="008A1B2C" w:rsidP="008A1B2C">
      <w:pPr>
        <w:spacing w:line="240" w:lineRule="auto"/>
        <w:rPr>
          <w:rFonts w:ascii="Calibri" w:eastAsia="Calibri" w:hAnsi="Calibri" w:cs="Calibri"/>
          <w:sz w:val="24"/>
          <w:szCs w:val="24"/>
        </w:rPr>
      </w:pPr>
    </w:p>
    <w:p w14:paraId="2A23FB3A"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b/>
          <w:sz w:val="24"/>
          <w:szCs w:val="24"/>
        </w:rPr>
        <w:t>4</w:t>
      </w:r>
      <w:r>
        <w:rPr>
          <w:rFonts w:ascii="Calibri" w:eastAsia="Calibri" w:hAnsi="Calibri" w:cs="Calibri"/>
          <w:sz w:val="24"/>
          <w:szCs w:val="24"/>
        </w:rPr>
        <w:t xml:space="preserve">. </w:t>
      </w:r>
      <w:r>
        <w:rPr>
          <w:rFonts w:ascii="Calibri" w:eastAsia="Calibri" w:hAnsi="Calibri" w:cs="Calibri"/>
          <w:b/>
          <w:sz w:val="24"/>
          <w:szCs w:val="24"/>
        </w:rPr>
        <w:t>Missing H1 Issue</w:t>
      </w:r>
      <w:r>
        <w:rPr>
          <w:rFonts w:ascii="Calibri" w:eastAsia="Calibri" w:hAnsi="Calibri" w:cs="Calibri"/>
          <w:sz w:val="24"/>
          <w:szCs w:val="24"/>
        </w:rPr>
        <w:t>:</w:t>
      </w:r>
    </w:p>
    <w:p w14:paraId="4169AD9F" w14:textId="77777777" w:rsidR="008A1B2C" w:rsidRDefault="008A1B2C" w:rsidP="008A1B2C">
      <w:pPr>
        <w:spacing w:line="240" w:lineRule="auto"/>
        <w:rPr>
          <w:rFonts w:ascii="Calibri" w:eastAsia="Calibri" w:hAnsi="Calibri" w:cs="Calibri"/>
          <w:sz w:val="24"/>
          <w:szCs w:val="24"/>
        </w:rPr>
      </w:pPr>
    </w:p>
    <w:p w14:paraId="0E368687"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48" w:author="Shari Novick" w:date="2022-09-04T21:38:00Z">
        <w:r>
          <w:rPr>
            <w:rFonts w:ascii="Calibri" w:eastAsia="Calibri" w:hAnsi="Calibri" w:cs="Calibri"/>
            <w:sz w:val="24"/>
            <w:szCs w:val="24"/>
          </w:rPr>
          <w:t xml:space="preserve">our </w:t>
        </w:r>
      </w:ins>
      <w:r>
        <w:rPr>
          <w:rFonts w:ascii="Calibri" w:eastAsia="Calibri" w:hAnsi="Calibri" w:cs="Calibri"/>
          <w:sz w:val="24"/>
          <w:szCs w:val="24"/>
        </w:rPr>
        <w:t>website analysis,</w:t>
      </w:r>
      <w:ins w:id="49" w:author="Shari Novick" w:date="2022-09-04T21:38:00Z">
        <w:r>
          <w:rPr>
            <w:rFonts w:ascii="Calibri" w:eastAsia="Calibri" w:hAnsi="Calibri" w:cs="Calibri"/>
            <w:sz w:val="24"/>
            <w:szCs w:val="24"/>
          </w:rPr>
          <w:t xml:space="preserve"> we</w:t>
        </w:r>
      </w:ins>
      <w:r>
        <w:rPr>
          <w:rFonts w:ascii="Calibri" w:eastAsia="Calibri" w:hAnsi="Calibri" w:cs="Calibri"/>
          <w:sz w:val="24"/>
          <w:szCs w:val="24"/>
        </w:rPr>
        <w:t xml:space="preserve"> found some pages with missing H1 headings. Search engine crawlers prefer content that is structured properly and has a hierarchy when it comes to heading tags. The H1 tag is the most important and tells search engines what it is your content is about. There should only be one H1 tag for each page. Here is the screenshot:</w:t>
      </w:r>
    </w:p>
    <w:p w14:paraId="5CD3B3BF" w14:textId="77777777" w:rsidR="008A1B2C" w:rsidRDefault="008A1B2C" w:rsidP="008A1B2C">
      <w:pPr>
        <w:spacing w:line="240" w:lineRule="auto"/>
        <w:rPr>
          <w:rFonts w:ascii="Calibri" w:eastAsia="Calibri" w:hAnsi="Calibri" w:cs="Calibri"/>
          <w:sz w:val="24"/>
          <w:szCs w:val="24"/>
        </w:rPr>
      </w:pPr>
    </w:p>
    <w:p w14:paraId="40A383E6"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7887E6" wp14:editId="45027439">
            <wp:extent cx="4152900" cy="2705100"/>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152900" cy="2705100"/>
                    </a:xfrm>
                    <a:prstGeom prst="rect">
                      <a:avLst/>
                    </a:prstGeom>
                    <a:ln w="12700">
                      <a:solidFill>
                        <a:srgbClr val="000000"/>
                      </a:solidFill>
                      <a:prstDash val="solid"/>
                    </a:ln>
                  </pic:spPr>
                </pic:pic>
              </a:graphicData>
            </a:graphic>
          </wp:inline>
        </w:drawing>
      </w:r>
    </w:p>
    <w:p w14:paraId="5C07DC67" w14:textId="77777777" w:rsidR="008A1B2C" w:rsidRDefault="008A1B2C" w:rsidP="008A1B2C">
      <w:pPr>
        <w:spacing w:line="240" w:lineRule="auto"/>
        <w:rPr>
          <w:rFonts w:ascii="Calibri" w:eastAsia="Calibri" w:hAnsi="Calibri" w:cs="Calibri"/>
          <w:sz w:val="24"/>
          <w:szCs w:val="24"/>
        </w:rPr>
      </w:pPr>
    </w:p>
    <w:p w14:paraId="349F510E"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b/>
          <w:sz w:val="24"/>
          <w:szCs w:val="24"/>
        </w:rPr>
        <w:t>5. Missing Meta Title</w:t>
      </w:r>
      <w:r>
        <w:rPr>
          <w:rFonts w:ascii="Calibri" w:eastAsia="Calibri" w:hAnsi="Calibri" w:cs="Calibri"/>
          <w:sz w:val="24"/>
          <w:szCs w:val="24"/>
        </w:rPr>
        <w:t>:</w:t>
      </w:r>
    </w:p>
    <w:p w14:paraId="5EF566AB" w14:textId="77777777" w:rsidR="008A1B2C" w:rsidRDefault="008A1B2C" w:rsidP="008A1B2C">
      <w:pPr>
        <w:spacing w:line="240" w:lineRule="auto"/>
        <w:rPr>
          <w:rFonts w:ascii="Calibri" w:eastAsia="Calibri" w:hAnsi="Calibri" w:cs="Calibri"/>
          <w:sz w:val="24"/>
          <w:szCs w:val="24"/>
        </w:rPr>
      </w:pPr>
    </w:p>
    <w:p w14:paraId="07708D22"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50" w:author="Shari Novick" w:date="2022-09-04T21:38:00Z">
        <w:r>
          <w:rPr>
            <w:rFonts w:ascii="Calibri" w:eastAsia="Calibri" w:hAnsi="Calibri" w:cs="Calibri"/>
            <w:sz w:val="24"/>
            <w:szCs w:val="24"/>
          </w:rPr>
          <w:t xml:space="preserve">our </w:t>
        </w:r>
      </w:ins>
      <w:r>
        <w:rPr>
          <w:rFonts w:ascii="Calibri" w:eastAsia="Calibri" w:hAnsi="Calibri" w:cs="Calibri"/>
          <w:sz w:val="24"/>
          <w:szCs w:val="24"/>
        </w:rPr>
        <w:t xml:space="preserve">Website Analysis, </w:t>
      </w:r>
      <w:ins w:id="51" w:author="Shari Novick" w:date="2022-09-04T21:38:00Z">
        <w:r>
          <w:rPr>
            <w:rFonts w:ascii="Calibri" w:eastAsia="Calibri" w:hAnsi="Calibri" w:cs="Calibri"/>
            <w:sz w:val="24"/>
            <w:szCs w:val="24"/>
          </w:rPr>
          <w:t>we</w:t>
        </w:r>
      </w:ins>
      <w:r>
        <w:rPr>
          <w:rFonts w:ascii="Calibri" w:eastAsia="Calibri" w:hAnsi="Calibri" w:cs="Calibri"/>
          <w:sz w:val="24"/>
          <w:szCs w:val="24"/>
        </w:rPr>
        <w:t xml:space="preserve"> found a page with a missing meta title. Title tags appear in search results and let people know what the name of the article or page is that they are considering opening. If you don't add a title tag to your page, it will be much more difficult to rank. Here is the screenshot:</w:t>
      </w:r>
    </w:p>
    <w:p w14:paraId="03E3111F" w14:textId="77777777" w:rsidR="008A1B2C" w:rsidRDefault="008A1B2C" w:rsidP="008A1B2C">
      <w:pPr>
        <w:spacing w:line="240" w:lineRule="auto"/>
        <w:rPr>
          <w:rFonts w:ascii="Calibri" w:eastAsia="Calibri" w:hAnsi="Calibri" w:cs="Calibri"/>
          <w:sz w:val="24"/>
          <w:szCs w:val="24"/>
        </w:rPr>
      </w:pPr>
    </w:p>
    <w:p w14:paraId="3914757B"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A31773E" wp14:editId="26B83268">
            <wp:extent cx="3657600" cy="390525"/>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657600" cy="390525"/>
                    </a:xfrm>
                    <a:prstGeom prst="rect">
                      <a:avLst/>
                    </a:prstGeom>
                    <a:ln w="12700">
                      <a:solidFill>
                        <a:srgbClr val="000000"/>
                      </a:solidFill>
                      <a:prstDash val="solid"/>
                    </a:ln>
                  </pic:spPr>
                </pic:pic>
              </a:graphicData>
            </a:graphic>
          </wp:inline>
        </w:drawing>
      </w:r>
    </w:p>
    <w:p w14:paraId="60EBB165" w14:textId="77777777" w:rsidR="008A1B2C" w:rsidRDefault="008A1B2C" w:rsidP="008A1B2C">
      <w:pPr>
        <w:spacing w:line="240" w:lineRule="auto"/>
        <w:rPr>
          <w:rFonts w:ascii="Calibri" w:eastAsia="Calibri" w:hAnsi="Calibri" w:cs="Calibri"/>
          <w:sz w:val="24"/>
          <w:szCs w:val="24"/>
        </w:rPr>
      </w:pPr>
    </w:p>
    <w:p w14:paraId="4D0154FE" w14:textId="77777777" w:rsidR="008A1B2C" w:rsidRDefault="008A1B2C" w:rsidP="008A1B2C">
      <w:pPr>
        <w:spacing w:line="240" w:lineRule="auto"/>
        <w:rPr>
          <w:rFonts w:ascii="Calibri" w:eastAsia="Calibri" w:hAnsi="Calibri" w:cs="Calibri"/>
          <w:sz w:val="24"/>
          <w:szCs w:val="24"/>
        </w:rPr>
      </w:pPr>
    </w:p>
    <w:p w14:paraId="4726844B" w14:textId="77777777" w:rsidR="008A1B2C" w:rsidRDefault="008A1B2C" w:rsidP="008A1B2C">
      <w:pPr>
        <w:spacing w:line="240" w:lineRule="auto"/>
        <w:rPr>
          <w:rFonts w:ascii="Calibri" w:eastAsia="Calibri" w:hAnsi="Calibri" w:cs="Calibri"/>
          <w:b/>
          <w:sz w:val="24"/>
          <w:szCs w:val="24"/>
        </w:rPr>
      </w:pPr>
      <w:r>
        <w:rPr>
          <w:rFonts w:ascii="Calibri" w:eastAsia="Calibri" w:hAnsi="Calibri" w:cs="Calibri"/>
          <w:b/>
          <w:sz w:val="24"/>
          <w:szCs w:val="24"/>
        </w:rPr>
        <w:t>6. Missing Meta Description:</w:t>
      </w:r>
    </w:p>
    <w:p w14:paraId="2BADF9EE" w14:textId="77777777" w:rsidR="008A1B2C" w:rsidRDefault="008A1B2C" w:rsidP="008A1B2C">
      <w:pPr>
        <w:spacing w:line="240" w:lineRule="auto"/>
        <w:rPr>
          <w:rFonts w:ascii="Calibri" w:eastAsia="Calibri" w:hAnsi="Calibri" w:cs="Calibri"/>
          <w:b/>
          <w:sz w:val="24"/>
          <w:szCs w:val="24"/>
        </w:rPr>
      </w:pPr>
    </w:p>
    <w:p w14:paraId="4C59DA47"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During</w:t>
      </w:r>
      <w:ins w:id="52" w:author="Shari Novick" w:date="2022-09-04T21:38:00Z">
        <w:r>
          <w:rPr>
            <w:rFonts w:ascii="Calibri" w:eastAsia="Calibri" w:hAnsi="Calibri" w:cs="Calibri"/>
            <w:sz w:val="24"/>
            <w:szCs w:val="24"/>
          </w:rPr>
          <w:t xml:space="preserve"> our</w:t>
        </w:r>
      </w:ins>
      <w:r>
        <w:rPr>
          <w:rFonts w:ascii="Calibri" w:eastAsia="Calibri" w:hAnsi="Calibri" w:cs="Calibri"/>
          <w:sz w:val="24"/>
          <w:szCs w:val="24"/>
        </w:rPr>
        <w:t xml:space="preserve"> website analysis, I have found some pages having missing meta descriptions. Meta descriptions can significantly increase the chance of someone clicking on your content in the search results. The meta description lets people know what to expect on the page they are about to open. If you choose not to add an optimized and intriguing meta description, the search engine will typically add the first sentence of the page. Here is the screenshot:</w:t>
      </w:r>
    </w:p>
    <w:p w14:paraId="2E17C630" w14:textId="77777777" w:rsidR="008A1B2C" w:rsidRDefault="008A1B2C" w:rsidP="008A1B2C">
      <w:pPr>
        <w:spacing w:line="240" w:lineRule="auto"/>
        <w:rPr>
          <w:rFonts w:ascii="Calibri" w:eastAsia="Calibri" w:hAnsi="Calibri" w:cs="Calibri"/>
          <w:sz w:val="24"/>
          <w:szCs w:val="24"/>
        </w:rPr>
      </w:pPr>
    </w:p>
    <w:p w14:paraId="611AE498" w14:textId="77777777" w:rsidR="008A1B2C" w:rsidRDefault="008A1B2C" w:rsidP="008A1B2C">
      <w:pPr>
        <w:spacing w:line="240" w:lineRule="auto"/>
        <w:jc w:val="center"/>
        <w:rPr>
          <w:rFonts w:ascii="Calibri" w:eastAsia="Calibri" w:hAnsi="Calibri" w:cs="Calibri"/>
          <w:sz w:val="24"/>
          <w:szCs w:val="24"/>
        </w:rPr>
      </w:pPr>
    </w:p>
    <w:p w14:paraId="5FC08E28"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372920E" wp14:editId="5D59E77E">
            <wp:extent cx="5210175" cy="1171575"/>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210175" cy="1171575"/>
                    </a:xfrm>
                    <a:prstGeom prst="rect">
                      <a:avLst/>
                    </a:prstGeom>
                    <a:ln w="12700">
                      <a:solidFill>
                        <a:srgbClr val="000000"/>
                      </a:solidFill>
                      <a:prstDash val="solid"/>
                    </a:ln>
                  </pic:spPr>
                </pic:pic>
              </a:graphicData>
            </a:graphic>
          </wp:inline>
        </w:drawing>
      </w:r>
    </w:p>
    <w:p w14:paraId="791A86CB" w14:textId="77777777" w:rsidR="008A1B2C" w:rsidRDefault="008A1B2C" w:rsidP="008A1B2C">
      <w:pPr>
        <w:spacing w:line="240" w:lineRule="auto"/>
        <w:rPr>
          <w:rFonts w:ascii="Calibri" w:eastAsia="Calibri" w:hAnsi="Calibri" w:cs="Calibri"/>
          <w:sz w:val="24"/>
          <w:szCs w:val="24"/>
        </w:rPr>
      </w:pPr>
    </w:p>
    <w:p w14:paraId="09B21A07" w14:textId="77777777" w:rsidR="008A1B2C" w:rsidRDefault="008A1B2C" w:rsidP="008A1B2C">
      <w:pPr>
        <w:spacing w:line="240" w:lineRule="auto"/>
        <w:rPr>
          <w:rFonts w:ascii="Calibri" w:eastAsia="Calibri" w:hAnsi="Calibri" w:cs="Calibri"/>
          <w:sz w:val="24"/>
          <w:szCs w:val="24"/>
        </w:rPr>
      </w:pPr>
    </w:p>
    <w:p w14:paraId="109D30D3" w14:textId="77777777" w:rsidR="008A1B2C" w:rsidRDefault="008A1B2C" w:rsidP="008A1B2C">
      <w:pPr>
        <w:spacing w:line="240" w:lineRule="auto"/>
        <w:rPr>
          <w:rFonts w:ascii="Calibri" w:eastAsia="Calibri" w:hAnsi="Calibri" w:cs="Calibri"/>
          <w:b/>
          <w:sz w:val="24"/>
          <w:szCs w:val="24"/>
        </w:rPr>
      </w:pPr>
      <w:r>
        <w:rPr>
          <w:rFonts w:ascii="Calibri" w:eastAsia="Calibri" w:hAnsi="Calibri" w:cs="Calibri"/>
          <w:b/>
          <w:sz w:val="24"/>
          <w:szCs w:val="24"/>
        </w:rPr>
        <w:t>8. Permanent Redirection (301) Issue:</w:t>
      </w:r>
    </w:p>
    <w:p w14:paraId="7966BD8E" w14:textId="77777777" w:rsidR="008A1B2C" w:rsidRDefault="008A1B2C" w:rsidP="008A1B2C">
      <w:pPr>
        <w:spacing w:line="240" w:lineRule="auto"/>
        <w:rPr>
          <w:rFonts w:ascii="Calibri" w:eastAsia="Calibri" w:hAnsi="Calibri" w:cs="Calibri"/>
          <w:b/>
          <w:sz w:val="24"/>
          <w:szCs w:val="24"/>
        </w:rPr>
      </w:pPr>
    </w:p>
    <w:p w14:paraId="7582E58C"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53" w:author="Shari Novick" w:date="2022-09-04T21:39:00Z">
        <w:r>
          <w:rPr>
            <w:rFonts w:ascii="Calibri" w:eastAsia="Calibri" w:hAnsi="Calibri" w:cs="Calibri"/>
            <w:sz w:val="24"/>
            <w:szCs w:val="24"/>
          </w:rPr>
          <w:t xml:space="preserve">our </w:t>
        </w:r>
      </w:ins>
      <w:r>
        <w:rPr>
          <w:rFonts w:ascii="Calibri" w:eastAsia="Calibri" w:hAnsi="Calibri" w:cs="Calibri"/>
          <w:sz w:val="24"/>
          <w:szCs w:val="24"/>
        </w:rPr>
        <w:t xml:space="preserve">Website Analysis, </w:t>
      </w:r>
      <w:ins w:id="54" w:author="Shari Novick" w:date="2022-09-04T21:39:00Z">
        <w:r>
          <w:rPr>
            <w:rFonts w:ascii="Calibri" w:eastAsia="Calibri" w:hAnsi="Calibri" w:cs="Calibri"/>
            <w:sz w:val="24"/>
            <w:szCs w:val="24"/>
          </w:rPr>
          <w:t>w</w:t>
        </w:r>
      </w:ins>
      <w:r>
        <w:rPr>
          <w:rFonts w:ascii="Calibri" w:eastAsia="Calibri" w:hAnsi="Calibri" w:cs="Calibri"/>
          <w:sz w:val="24"/>
          <w:szCs w:val="24"/>
        </w:rPr>
        <w:t>e found some page URLs which are 301 redirected. We need to resolve this issue. Here is the screenshot:</w:t>
      </w:r>
    </w:p>
    <w:p w14:paraId="39AD1A87" w14:textId="77777777" w:rsidR="008A1B2C" w:rsidRDefault="008A1B2C" w:rsidP="008A1B2C">
      <w:pPr>
        <w:spacing w:line="240" w:lineRule="auto"/>
        <w:rPr>
          <w:rFonts w:ascii="Calibri" w:eastAsia="Calibri" w:hAnsi="Calibri" w:cs="Calibri"/>
          <w:sz w:val="24"/>
          <w:szCs w:val="24"/>
        </w:rPr>
      </w:pPr>
    </w:p>
    <w:p w14:paraId="40DF91D2"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D12C6C1" wp14:editId="345FCF3A">
            <wp:extent cx="4867275" cy="971550"/>
            <wp:effectExtent l="12700" t="12700" r="12700" b="127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867275" cy="971550"/>
                    </a:xfrm>
                    <a:prstGeom prst="rect">
                      <a:avLst/>
                    </a:prstGeom>
                    <a:ln w="12700">
                      <a:solidFill>
                        <a:srgbClr val="000000"/>
                      </a:solidFill>
                      <a:prstDash val="solid"/>
                    </a:ln>
                  </pic:spPr>
                </pic:pic>
              </a:graphicData>
            </a:graphic>
          </wp:inline>
        </w:drawing>
      </w:r>
    </w:p>
    <w:p w14:paraId="5BEA0AE4" w14:textId="77777777" w:rsidR="008A1B2C" w:rsidRDefault="008A1B2C" w:rsidP="008A1B2C">
      <w:pPr>
        <w:spacing w:line="240" w:lineRule="auto"/>
        <w:rPr>
          <w:rFonts w:ascii="Calibri" w:eastAsia="Calibri" w:hAnsi="Calibri" w:cs="Calibri"/>
          <w:sz w:val="24"/>
          <w:szCs w:val="24"/>
        </w:rPr>
      </w:pPr>
    </w:p>
    <w:p w14:paraId="3CB0B25B" w14:textId="77777777" w:rsidR="008A1B2C" w:rsidRDefault="008A1B2C" w:rsidP="008A1B2C">
      <w:pPr>
        <w:spacing w:line="240" w:lineRule="auto"/>
        <w:rPr>
          <w:rFonts w:ascii="Calibri" w:eastAsia="Calibri" w:hAnsi="Calibri" w:cs="Calibri"/>
          <w:sz w:val="24"/>
          <w:szCs w:val="24"/>
        </w:rPr>
      </w:pPr>
    </w:p>
    <w:p w14:paraId="61B72B9E" w14:textId="77777777" w:rsidR="008A1B2C" w:rsidRDefault="008A1B2C" w:rsidP="008A1B2C">
      <w:pPr>
        <w:spacing w:line="240" w:lineRule="auto"/>
        <w:rPr>
          <w:rFonts w:ascii="Calibri" w:eastAsia="Calibri" w:hAnsi="Calibri" w:cs="Calibri"/>
          <w:b/>
          <w:sz w:val="24"/>
          <w:szCs w:val="24"/>
        </w:rPr>
      </w:pPr>
      <w:r>
        <w:rPr>
          <w:rFonts w:ascii="Calibri" w:eastAsia="Calibri" w:hAnsi="Calibri" w:cs="Calibri"/>
          <w:b/>
          <w:sz w:val="24"/>
          <w:szCs w:val="24"/>
        </w:rPr>
        <w:t>9. Multiple H1 Issue:</w:t>
      </w:r>
    </w:p>
    <w:p w14:paraId="4B112F14" w14:textId="77777777" w:rsidR="008A1B2C" w:rsidRDefault="008A1B2C" w:rsidP="008A1B2C">
      <w:pPr>
        <w:spacing w:line="240" w:lineRule="auto"/>
        <w:rPr>
          <w:rFonts w:ascii="Calibri" w:eastAsia="Calibri" w:hAnsi="Calibri" w:cs="Calibri"/>
          <w:b/>
          <w:sz w:val="24"/>
          <w:szCs w:val="24"/>
        </w:rPr>
      </w:pPr>
    </w:p>
    <w:p w14:paraId="6D47F492"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During Website Analysis, I have found some page URLs having multiple H1 headings. We need to use only one H1 for each website page. Here is the screenshot:</w:t>
      </w:r>
    </w:p>
    <w:p w14:paraId="7C7E6ADD" w14:textId="77777777" w:rsidR="008A1B2C" w:rsidRDefault="008A1B2C" w:rsidP="008A1B2C">
      <w:pPr>
        <w:spacing w:line="240" w:lineRule="auto"/>
        <w:rPr>
          <w:rFonts w:ascii="Calibri" w:eastAsia="Calibri" w:hAnsi="Calibri" w:cs="Calibri"/>
          <w:sz w:val="24"/>
          <w:szCs w:val="24"/>
        </w:rPr>
      </w:pPr>
    </w:p>
    <w:p w14:paraId="18D69ACC"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A9DBA3D" wp14:editId="6FFE8BA7">
            <wp:extent cx="5943600" cy="533400"/>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533400"/>
                    </a:xfrm>
                    <a:prstGeom prst="rect">
                      <a:avLst/>
                    </a:prstGeom>
                    <a:ln w="12700">
                      <a:solidFill>
                        <a:srgbClr val="000000"/>
                      </a:solidFill>
                      <a:prstDash val="solid"/>
                    </a:ln>
                  </pic:spPr>
                </pic:pic>
              </a:graphicData>
            </a:graphic>
          </wp:inline>
        </w:drawing>
      </w:r>
    </w:p>
    <w:p w14:paraId="7BFD36FB" w14:textId="77777777" w:rsidR="008A1B2C" w:rsidRDefault="008A1B2C" w:rsidP="008A1B2C">
      <w:pPr>
        <w:spacing w:line="240" w:lineRule="auto"/>
        <w:rPr>
          <w:rFonts w:ascii="Calibri" w:eastAsia="Calibri" w:hAnsi="Calibri" w:cs="Calibri"/>
          <w:b/>
          <w:sz w:val="24"/>
          <w:szCs w:val="24"/>
        </w:rPr>
      </w:pPr>
    </w:p>
    <w:p w14:paraId="3C334833"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b/>
          <w:sz w:val="24"/>
          <w:szCs w:val="24"/>
        </w:rPr>
        <w:t>10. Duplicate H1 Issue</w:t>
      </w:r>
      <w:r>
        <w:rPr>
          <w:rFonts w:ascii="Calibri" w:eastAsia="Calibri" w:hAnsi="Calibri" w:cs="Calibri"/>
          <w:sz w:val="24"/>
          <w:szCs w:val="24"/>
        </w:rPr>
        <w:t>:</w:t>
      </w:r>
    </w:p>
    <w:p w14:paraId="1665A0AD" w14:textId="77777777" w:rsidR="008A1B2C" w:rsidRDefault="008A1B2C" w:rsidP="008A1B2C">
      <w:pPr>
        <w:spacing w:line="240" w:lineRule="auto"/>
        <w:rPr>
          <w:rFonts w:ascii="Calibri" w:eastAsia="Calibri" w:hAnsi="Calibri" w:cs="Calibri"/>
          <w:sz w:val="24"/>
          <w:szCs w:val="24"/>
        </w:rPr>
      </w:pPr>
    </w:p>
    <w:p w14:paraId="53D1BFA6"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55" w:author="Shari Novick" w:date="2022-09-04T21:39:00Z">
        <w:r>
          <w:rPr>
            <w:rFonts w:ascii="Calibri" w:eastAsia="Calibri" w:hAnsi="Calibri" w:cs="Calibri"/>
            <w:sz w:val="24"/>
            <w:szCs w:val="24"/>
          </w:rPr>
          <w:t xml:space="preserve">our </w:t>
        </w:r>
      </w:ins>
      <w:r>
        <w:rPr>
          <w:rFonts w:ascii="Calibri" w:eastAsia="Calibri" w:hAnsi="Calibri" w:cs="Calibri"/>
          <w:sz w:val="24"/>
          <w:szCs w:val="24"/>
        </w:rPr>
        <w:t xml:space="preserve">Website Analysis, </w:t>
      </w:r>
      <w:ins w:id="56" w:author="Shari Novick" w:date="2022-09-04T21:39:00Z">
        <w:r>
          <w:rPr>
            <w:rFonts w:ascii="Calibri" w:eastAsia="Calibri" w:hAnsi="Calibri" w:cs="Calibri"/>
            <w:sz w:val="24"/>
            <w:szCs w:val="24"/>
          </w:rPr>
          <w:t xml:space="preserve">we </w:t>
        </w:r>
      </w:ins>
      <w:r>
        <w:rPr>
          <w:rFonts w:ascii="Calibri" w:eastAsia="Calibri" w:hAnsi="Calibri" w:cs="Calibri"/>
          <w:sz w:val="24"/>
          <w:szCs w:val="24"/>
        </w:rPr>
        <w:t>have found some page URLs having duplicate H1 heading. Here is the screenshot:</w:t>
      </w:r>
    </w:p>
    <w:p w14:paraId="30B222FD" w14:textId="77777777" w:rsidR="008A1B2C" w:rsidRDefault="008A1B2C" w:rsidP="008A1B2C">
      <w:pPr>
        <w:spacing w:line="240" w:lineRule="auto"/>
        <w:rPr>
          <w:rFonts w:ascii="Calibri" w:eastAsia="Calibri" w:hAnsi="Calibri" w:cs="Calibri"/>
          <w:sz w:val="24"/>
          <w:szCs w:val="24"/>
        </w:rPr>
      </w:pPr>
    </w:p>
    <w:p w14:paraId="3CF51C07"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340692D" wp14:editId="290F9F38">
            <wp:extent cx="5943600" cy="520700"/>
            <wp:effectExtent l="12700" t="12700" r="12700" b="127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43600" cy="520700"/>
                    </a:xfrm>
                    <a:prstGeom prst="rect">
                      <a:avLst/>
                    </a:prstGeom>
                    <a:ln w="12700">
                      <a:solidFill>
                        <a:srgbClr val="000000"/>
                      </a:solidFill>
                      <a:prstDash val="solid"/>
                    </a:ln>
                  </pic:spPr>
                </pic:pic>
              </a:graphicData>
            </a:graphic>
          </wp:inline>
        </w:drawing>
      </w:r>
    </w:p>
    <w:p w14:paraId="22410366" w14:textId="77777777" w:rsidR="008A1B2C" w:rsidRDefault="008A1B2C" w:rsidP="008A1B2C">
      <w:pPr>
        <w:spacing w:line="240" w:lineRule="auto"/>
        <w:rPr>
          <w:rFonts w:ascii="Calibri" w:eastAsia="Calibri" w:hAnsi="Calibri" w:cs="Calibri"/>
          <w:sz w:val="24"/>
          <w:szCs w:val="24"/>
        </w:rPr>
      </w:pPr>
    </w:p>
    <w:p w14:paraId="332C2524" w14:textId="77777777" w:rsidR="008A1B2C" w:rsidRDefault="008A1B2C" w:rsidP="008A1B2C">
      <w:pPr>
        <w:spacing w:line="240" w:lineRule="auto"/>
        <w:rPr>
          <w:rFonts w:ascii="Calibri" w:eastAsia="Calibri" w:hAnsi="Calibri" w:cs="Calibri"/>
          <w:sz w:val="24"/>
          <w:szCs w:val="24"/>
        </w:rPr>
      </w:pPr>
    </w:p>
    <w:p w14:paraId="3F999BB0"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b/>
          <w:sz w:val="24"/>
          <w:szCs w:val="24"/>
        </w:rPr>
        <w:t>11. Sitemap Issue:</w:t>
      </w:r>
      <w:ins w:id="57" w:author="Shari Novick" w:date="2022-09-04T21:40:00Z">
        <w:r>
          <w:rPr>
            <w:rFonts w:ascii="Calibri" w:eastAsia="Calibri" w:hAnsi="Calibri" w:cs="Calibri"/>
            <w:sz w:val="24"/>
            <w:szCs w:val="24"/>
          </w:rPr>
          <w:br/>
        </w:r>
      </w:ins>
    </w:p>
    <w:p w14:paraId="02F67EF7"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During website analysis, I have found a sitemap for the website but it is not showing properly. We need to resolve this issue by using an SEO plugin. The screenshot is given below:</w:t>
      </w:r>
    </w:p>
    <w:p w14:paraId="45717CE8" w14:textId="77777777" w:rsidR="008A1B2C" w:rsidRDefault="008A1B2C" w:rsidP="008A1B2C">
      <w:pPr>
        <w:spacing w:line="240" w:lineRule="auto"/>
        <w:rPr>
          <w:rFonts w:ascii="Calibri" w:eastAsia="Calibri" w:hAnsi="Calibri" w:cs="Calibri"/>
          <w:sz w:val="24"/>
          <w:szCs w:val="24"/>
        </w:rPr>
      </w:pPr>
    </w:p>
    <w:p w14:paraId="2DD1AC72"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75BDFD7" wp14:editId="7AA7134B">
            <wp:extent cx="5943600" cy="3517900"/>
            <wp:effectExtent l="12700" t="12700" r="12700" b="127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517900"/>
                    </a:xfrm>
                    <a:prstGeom prst="rect">
                      <a:avLst/>
                    </a:prstGeom>
                    <a:ln w="12700">
                      <a:solidFill>
                        <a:srgbClr val="000000"/>
                      </a:solidFill>
                      <a:prstDash val="solid"/>
                    </a:ln>
                  </pic:spPr>
                </pic:pic>
              </a:graphicData>
            </a:graphic>
          </wp:inline>
        </w:drawing>
      </w:r>
    </w:p>
    <w:p w14:paraId="5FD16BED" w14:textId="77777777" w:rsidR="008A1B2C" w:rsidRDefault="008A1B2C" w:rsidP="008A1B2C">
      <w:pPr>
        <w:rPr>
          <w:rFonts w:ascii="Calibri" w:eastAsia="Calibri" w:hAnsi="Calibri" w:cs="Calibri"/>
          <w:sz w:val="24"/>
          <w:szCs w:val="24"/>
        </w:rPr>
      </w:pPr>
    </w:p>
    <w:p w14:paraId="00264D20"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G) Broken Links:</w:t>
      </w:r>
    </w:p>
    <w:p w14:paraId="586978EC" w14:textId="77777777" w:rsidR="008A1B2C" w:rsidRDefault="008A1B2C" w:rsidP="008A1B2C">
      <w:pPr>
        <w:rPr>
          <w:rFonts w:ascii="Calibri" w:eastAsia="Calibri" w:hAnsi="Calibri" w:cs="Calibri"/>
          <w:b/>
          <w:sz w:val="24"/>
          <w:szCs w:val="24"/>
        </w:rPr>
      </w:pPr>
    </w:p>
    <w:p w14:paraId="6150EDB2" w14:textId="77777777" w:rsidR="008A1B2C" w:rsidRDefault="008A1B2C" w:rsidP="008A1B2C">
      <w:pPr>
        <w:spacing w:line="240" w:lineRule="auto"/>
        <w:rPr>
          <w:rFonts w:ascii="Calibri" w:eastAsia="Calibri" w:hAnsi="Calibri" w:cs="Calibri"/>
          <w:sz w:val="24"/>
          <w:szCs w:val="24"/>
        </w:rPr>
      </w:pPr>
      <w:r>
        <w:rPr>
          <w:rFonts w:ascii="Calibri" w:eastAsia="Calibri" w:hAnsi="Calibri" w:cs="Calibri"/>
          <w:sz w:val="24"/>
          <w:szCs w:val="24"/>
        </w:rPr>
        <w:t xml:space="preserve">During </w:t>
      </w:r>
      <w:ins w:id="58" w:author="Shari Novick" w:date="2022-09-04T21:41:00Z">
        <w:r>
          <w:rPr>
            <w:rFonts w:ascii="Calibri" w:eastAsia="Calibri" w:hAnsi="Calibri" w:cs="Calibri"/>
            <w:sz w:val="24"/>
            <w:szCs w:val="24"/>
          </w:rPr>
          <w:t xml:space="preserve">our </w:t>
        </w:r>
      </w:ins>
      <w:r>
        <w:rPr>
          <w:rFonts w:ascii="Calibri" w:eastAsia="Calibri" w:hAnsi="Calibri" w:cs="Calibri"/>
          <w:sz w:val="24"/>
          <w:szCs w:val="24"/>
        </w:rPr>
        <w:t xml:space="preserve">website analysis, </w:t>
      </w:r>
      <w:ins w:id="59" w:author="Shari Novick" w:date="2022-09-04T21:41:00Z">
        <w:r>
          <w:rPr>
            <w:rFonts w:ascii="Calibri" w:eastAsia="Calibri" w:hAnsi="Calibri" w:cs="Calibri"/>
            <w:sz w:val="24"/>
            <w:szCs w:val="24"/>
          </w:rPr>
          <w:t>we</w:t>
        </w:r>
      </w:ins>
      <w:r>
        <w:rPr>
          <w:rFonts w:ascii="Calibri" w:eastAsia="Calibri" w:hAnsi="Calibri" w:cs="Calibri"/>
          <w:sz w:val="24"/>
          <w:szCs w:val="24"/>
        </w:rPr>
        <w:t xml:space="preserve"> found some broken links on the Website. Broken links affect the SEO of a website because it affects user experience which is a ranking factor. These links could be quite annoying </w:t>
      </w:r>
      <w:ins w:id="60" w:author="Shari Novick" w:date="2022-09-04T21:42:00Z">
        <w:r>
          <w:rPr>
            <w:rFonts w:ascii="Calibri" w:eastAsia="Calibri" w:hAnsi="Calibri" w:cs="Calibri"/>
            <w:sz w:val="24"/>
            <w:szCs w:val="24"/>
          </w:rPr>
          <w:t xml:space="preserve">and result in </w:t>
        </w:r>
      </w:ins>
      <w:r>
        <w:rPr>
          <w:rFonts w:ascii="Calibri" w:eastAsia="Calibri" w:hAnsi="Calibri" w:cs="Calibri"/>
          <w:sz w:val="24"/>
          <w:szCs w:val="24"/>
        </w:rPr>
        <w:t xml:space="preserve">a poor </w:t>
      </w:r>
      <w:ins w:id="61" w:author="Shari Novick" w:date="2022-09-04T21:42:00Z">
        <w:r>
          <w:rPr>
            <w:rFonts w:ascii="Calibri" w:eastAsia="Calibri" w:hAnsi="Calibri" w:cs="Calibri"/>
            <w:sz w:val="24"/>
            <w:szCs w:val="24"/>
          </w:rPr>
          <w:t xml:space="preserve">user </w:t>
        </w:r>
      </w:ins>
      <w:r>
        <w:rPr>
          <w:rFonts w:ascii="Calibri" w:eastAsia="Calibri" w:hAnsi="Calibri" w:cs="Calibri"/>
          <w:sz w:val="24"/>
          <w:szCs w:val="24"/>
        </w:rPr>
        <w:t>experience. Here is the screenshot:</w:t>
      </w:r>
    </w:p>
    <w:p w14:paraId="78BBA678" w14:textId="77777777" w:rsidR="008A1B2C" w:rsidRDefault="008A1B2C" w:rsidP="008A1B2C">
      <w:pPr>
        <w:spacing w:line="240" w:lineRule="auto"/>
        <w:rPr>
          <w:rFonts w:ascii="Calibri" w:eastAsia="Calibri" w:hAnsi="Calibri" w:cs="Calibri"/>
          <w:sz w:val="24"/>
          <w:szCs w:val="24"/>
        </w:rPr>
      </w:pPr>
    </w:p>
    <w:p w14:paraId="51EE3D82"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69C1C6E" wp14:editId="5DFB8F49">
            <wp:extent cx="5943600" cy="1879600"/>
            <wp:effectExtent l="12700" t="12700" r="12700" b="127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879600"/>
                    </a:xfrm>
                    <a:prstGeom prst="rect">
                      <a:avLst/>
                    </a:prstGeom>
                    <a:ln w="12700">
                      <a:solidFill>
                        <a:srgbClr val="000000"/>
                      </a:solidFill>
                      <a:prstDash val="solid"/>
                    </a:ln>
                  </pic:spPr>
                </pic:pic>
              </a:graphicData>
            </a:graphic>
          </wp:inline>
        </w:drawing>
      </w:r>
    </w:p>
    <w:p w14:paraId="3BBA7E11" w14:textId="77777777" w:rsidR="008A1B2C" w:rsidRDefault="008A1B2C" w:rsidP="008A1B2C">
      <w:pPr>
        <w:rPr>
          <w:rFonts w:ascii="Calibri" w:eastAsia="Calibri" w:hAnsi="Calibri" w:cs="Calibri"/>
          <w:sz w:val="24"/>
          <w:szCs w:val="24"/>
        </w:rPr>
      </w:pPr>
    </w:p>
    <w:p w14:paraId="7C8323D8" w14:textId="77777777" w:rsidR="008A1B2C" w:rsidRDefault="008A1B2C" w:rsidP="008A1B2C">
      <w:pPr>
        <w:rPr>
          <w:rFonts w:ascii="Calibri" w:eastAsia="Calibri" w:hAnsi="Calibri" w:cs="Calibri"/>
          <w:sz w:val="24"/>
          <w:szCs w:val="24"/>
        </w:rPr>
      </w:pPr>
    </w:p>
    <w:p w14:paraId="4E031539"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H)  Backlink Analysis:</w:t>
      </w:r>
    </w:p>
    <w:p w14:paraId="6751FA01" w14:textId="77777777" w:rsidR="008A1B2C" w:rsidRDefault="008A1B2C" w:rsidP="008A1B2C">
      <w:pPr>
        <w:spacing w:line="240" w:lineRule="auto"/>
        <w:rPr>
          <w:rFonts w:ascii="Calibri" w:eastAsia="Calibri" w:hAnsi="Calibri" w:cs="Calibri"/>
          <w:b/>
          <w:sz w:val="24"/>
          <w:szCs w:val="24"/>
        </w:rPr>
      </w:pPr>
    </w:p>
    <w:p w14:paraId="4EF0F172"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Backlinks are important for any website’s ranking. Good and high-quality backlinks help to improve keyword ranking. We have seen that </w:t>
      </w:r>
      <w:r>
        <w:rPr>
          <w:rFonts w:ascii="Calibri" w:eastAsia="Calibri" w:hAnsi="Calibri" w:cs="Calibri"/>
          <w:b/>
          <w:sz w:val="24"/>
          <w:szCs w:val="24"/>
        </w:rPr>
        <w:t>bahamas.com</w:t>
      </w:r>
      <w:r>
        <w:rPr>
          <w:rFonts w:ascii="Calibri" w:eastAsia="Calibri" w:hAnsi="Calibri" w:cs="Calibri"/>
          <w:sz w:val="24"/>
          <w:szCs w:val="24"/>
        </w:rPr>
        <w:t xml:space="preserve"> ha</w:t>
      </w:r>
      <w:ins w:id="62" w:author="Shari Novick" w:date="2022-09-04T21:42:00Z">
        <w:r>
          <w:rPr>
            <w:rFonts w:ascii="Calibri" w:eastAsia="Calibri" w:hAnsi="Calibri" w:cs="Calibri"/>
            <w:sz w:val="24"/>
            <w:szCs w:val="24"/>
          </w:rPr>
          <w:t>s</w:t>
        </w:r>
      </w:ins>
      <w:r>
        <w:rPr>
          <w:rFonts w:ascii="Calibri" w:eastAsia="Calibri" w:hAnsi="Calibri" w:cs="Calibri"/>
          <w:sz w:val="24"/>
          <w:szCs w:val="24"/>
        </w:rPr>
        <w:t xml:space="preserve"> a good </w:t>
      </w: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backlinks, we are getting 1722343 backlinks from 8949 referring domains. Here is the screenshot:</w:t>
      </w:r>
    </w:p>
    <w:p w14:paraId="0C6B90A3" w14:textId="77777777" w:rsidR="008A1B2C" w:rsidRDefault="008A1B2C" w:rsidP="008A1B2C">
      <w:pPr>
        <w:rPr>
          <w:rFonts w:ascii="Calibri" w:eastAsia="Calibri" w:hAnsi="Calibri" w:cs="Calibri"/>
          <w:sz w:val="24"/>
          <w:szCs w:val="24"/>
        </w:rPr>
      </w:pPr>
    </w:p>
    <w:p w14:paraId="1598781D" w14:textId="77777777" w:rsidR="008A1B2C" w:rsidRDefault="008A1B2C" w:rsidP="008A1B2C">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6B4CFF2" wp14:editId="319A2406">
            <wp:extent cx="5943600" cy="2489200"/>
            <wp:effectExtent l="12700" t="12700" r="12700" b="127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489200"/>
                    </a:xfrm>
                    <a:prstGeom prst="rect">
                      <a:avLst/>
                    </a:prstGeom>
                    <a:ln w="12700">
                      <a:solidFill>
                        <a:srgbClr val="000000"/>
                      </a:solidFill>
                      <a:prstDash val="solid"/>
                    </a:ln>
                  </pic:spPr>
                </pic:pic>
              </a:graphicData>
            </a:graphic>
          </wp:inline>
        </w:drawing>
      </w:r>
    </w:p>
    <w:p w14:paraId="15449B2C" w14:textId="77777777" w:rsidR="008A1B2C" w:rsidRDefault="008A1B2C" w:rsidP="008A1B2C">
      <w:pPr>
        <w:jc w:val="center"/>
        <w:rPr>
          <w:rFonts w:ascii="Calibri" w:eastAsia="Calibri" w:hAnsi="Calibri" w:cs="Calibri"/>
          <w:sz w:val="24"/>
          <w:szCs w:val="24"/>
        </w:rPr>
      </w:pPr>
    </w:p>
    <w:p w14:paraId="0401A807" w14:textId="77777777" w:rsidR="008A1B2C" w:rsidRDefault="008A1B2C" w:rsidP="008A1B2C">
      <w:pPr>
        <w:jc w:val="center"/>
        <w:rPr>
          <w:rFonts w:ascii="Calibri" w:eastAsia="Calibri" w:hAnsi="Calibri" w:cs="Calibri"/>
          <w:sz w:val="24"/>
          <w:szCs w:val="24"/>
        </w:rPr>
      </w:pPr>
    </w:p>
    <w:p w14:paraId="4E97BB21" w14:textId="77777777" w:rsidR="008A1B2C" w:rsidRDefault="008A1B2C" w:rsidP="008A1B2C">
      <w:pPr>
        <w:jc w:val="center"/>
        <w:rPr>
          <w:rFonts w:ascii="Calibri" w:eastAsia="Calibri" w:hAnsi="Calibri" w:cs="Calibri"/>
          <w:sz w:val="24"/>
          <w:szCs w:val="24"/>
        </w:rPr>
      </w:pPr>
    </w:p>
    <w:p w14:paraId="2DF2CFBC" w14:textId="77777777" w:rsidR="008A1B2C" w:rsidRDefault="008A1B2C" w:rsidP="008A1B2C">
      <w:pPr>
        <w:jc w:val="center"/>
        <w:rPr>
          <w:rFonts w:ascii="Calibri" w:eastAsia="Calibri" w:hAnsi="Calibri" w:cs="Calibri"/>
          <w:sz w:val="24"/>
          <w:szCs w:val="24"/>
        </w:rPr>
      </w:pPr>
    </w:p>
    <w:p w14:paraId="5718249B"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I)</w:t>
      </w:r>
      <w:r>
        <w:rPr>
          <w:rFonts w:ascii="Calibri" w:eastAsia="Calibri" w:hAnsi="Calibri" w:cs="Calibri"/>
          <w:sz w:val="24"/>
          <w:szCs w:val="24"/>
        </w:rPr>
        <w:t xml:space="preserve"> </w:t>
      </w:r>
      <w:r>
        <w:rPr>
          <w:rFonts w:ascii="Calibri" w:eastAsia="Calibri" w:hAnsi="Calibri" w:cs="Calibri"/>
          <w:b/>
          <w:sz w:val="24"/>
          <w:szCs w:val="24"/>
        </w:rPr>
        <w:t>Blog Audit</w:t>
      </w:r>
      <w:r>
        <w:rPr>
          <w:rFonts w:ascii="Calibri" w:eastAsia="Calibri" w:hAnsi="Calibri" w:cs="Calibri"/>
          <w:sz w:val="24"/>
          <w:szCs w:val="24"/>
        </w:rPr>
        <w:t>:</w:t>
      </w:r>
    </w:p>
    <w:p w14:paraId="544128D2" w14:textId="77777777" w:rsidR="008A1B2C" w:rsidRDefault="008A1B2C" w:rsidP="008A1B2C">
      <w:pPr>
        <w:rPr>
          <w:rFonts w:ascii="Calibri" w:eastAsia="Calibri" w:hAnsi="Calibri" w:cs="Calibri"/>
          <w:sz w:val="24"/>
          <w:szCs w:val="24"/>
        </w:rPr>
      </w:pPr>
    </w:p>
    <w:p w14:paraId="62C7EA50"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During </w:t>
      </w:r>
      <w:ins w:id="63" w:author="Shari Novick" w:date="2022-09-04T21:43:00Z">
        <w:r>
          <w:rPr>
            <w:rFonts w:ascii="Calibri" w:eastAsia="Calibri" w:hAnsi="Calibri" w:cs="Calibri"/>
            <w:sz w:val="24"/>
            <w:szCs w:val="24"/>
          </w:rPr>
          <w:t xml:space="preserve">our </w:t>
        </w:r>
      </w:ins>
      <w:r>
        <w:rPr>
          <w:rFonts w:ascii="Calibri" w:eastAsia="Calibri" w:hAnsi="Calibri" w:cs="Calibri"/>
          <w:sz w:val="24"/>
          <w:szCs w:val="24"/>
        </w:rPr>
        <w:t xml:space="preserve">Website Blog Analysis, </w:t>
      </w:r>
      <w:ins w:id="64" w:author="Shari Novick" w:date="2022-09-04T21:43:00Z">
        <w:r>
          <w:rPr>
            <w:rFonts w:ascii="Calibri" w:eastAsia="Calibri" w:hAnsi="Calibri" w:cs="Calibri"/>
            <w:sz w:val="24"/>
            <w:szCs w:val="24"/>
          </w:rPr>
          <w:t xml:space="preserve">we </w:t>
        </w:r>
      </w:ins>
      <w:r>
        <w:rPr>
          <w:rFonts w:ascii="Calibri" w:eastAsia="Calibri" w:hAnsi="Calibri" w:cs="Calibri"/>
          <w:sz w:val="24"/>
          <w:szCs w:val="24"/>
        </w:rPr>
        <w:t>noticed that competitor</w:t>
      </w:r>
      <w:ins w:id="65" w:author="Shari Novick" w:date="2022-09-04T21:43:00Z">
        <w:r>
          <w:rPr>
            <w:rFonts w:ascii="Calibri" w:eastAsia="Calibri" w:hAnsi="Calibri" w:cs="Calibri"/>
            <w:sz w:val="24"/>
            <w:szCs w:val="24"/>
          </w:rPr>
          <w:t>(s?)</w:t>
        </w:r>
      </w:ins>
      <w:r>
        <w:rPr>
          <w:rFonts w:ascii="Calibri" w:eastAsia="Calibri" w:hAnsi="Calibri" w:cs="Calibri"/>
          <w:sz w:val="24"/>
          <w:szCs w:val="24"/>
        </w:rPr>
        <w:t xml:space="preserve"> is writing more tourism-specific blog post topics to attract visitors and gain traffic. They have also categorized blogs in the following sections:</w:t>
      </w:r>
    </w:p>
    <w:p w14:paraId="2A74D9BA" w14:textId="77777777" w:rsidR="008A1B2C" w:rsidRDefault="008A1B2C" w:rsidP="008A1B2C">
      <w:pPr>
        <w:rPr>
          <w:rFonts w:ascii="Calibri" w:eastAsia="Calibri" w:hAnsi="Calibri" w:cs="Calibri"/>
          <w:sz w:val="24"/>
          <w:szCs w:val="24"/>
        </w:rPr>
      </w:pPr>
    </w:p>
    <w:p w14:paraId="5FD1862A" w14:textId="77777777" w:rsidR="008A1B2C" w:rsidRDefault="008A1B2C" w:rsidP="008A1B2C">
      <w:pPr>
        <w:numPr>
          <w:ilvl w:val="0"/>
          <w:numId w:val="1"/>
        </w:numPr>
        <w:rPr>
          <w:rFonts w:ascii="Calibri" w:eastAsia="Calibri" w:hAnsi="Calibri" w:cs="Calibri"/>
          <w:sz w:val="24"/>
          <w:szCs w:val="24"/>
        </w:rPr>
      </w:pPr>
      <w:r>
        <w:rPr>
          <w:rFonts w:ascii="Calibri" w:eastAsia="Calibri" w:hAnsi="Calibri" w:cs="Calibri"/>
          <w:sz w:val="24"/>
          <w:szCs w:val="24"/>
        </w:rPr>
        <w:t>Destinations</w:t>
      </w:r>
    </w:p>
    <w:p w14:paraId="0414F20C" w14:textId="77777777" w:rsidR="008A1B2C" w:rsidRDefault="008A1B2C" w:rsidP="008A1B2C">
      <w:pPr>
        <w:numPr>
          <w:ilvl w:val="0"/>
          <w:numId w:val="1"/>
        </w:numPr>
        <w:rPr>
          <w:rFonts w:ascii="Calibri" w:eastAsia="Calibri" w:hAnsi="Calibri" w:cs="Calibri"/>
          <w:sz w:val="24"/>
          <w:szCs w:val="24"/>
        </w:rPr>
      </w:pPr>
      <w:r>
        <w:rPr>
          <w:rFonts w:ascii="Calibri" w:eastAsia="Calibri" w:hAnsi="Calibri" w:cs="Calibri"/>
          <w:sz w:val="24"/>
          <w:szCs w:val="24"/>
        </w:rPr>
        <w:t>Activities and Attractions</w:t>
      </w:r>
    </w:p>
    <w:p w14:paraId="32966258" w14:textId="77777777" w:rsidR="008A1B2C" w:rsidRDefault="008A1B2C" w:rsidP="008A1B2C">
      <w:pPr>
        <w:numPr>
          <w:ilvl w:val="0"/>
          <w:numId w:val="1"/>
        </w:numPr>
        <w:rPr>
          <w:rFonts w:ascii="Calibri" w:eastAsia="Calibri" w:hAnsi="Calibri" w:cs="Calibri"/>
          <w:sz w:val="24"/>
          <w:szCs w:val="24"/>
        </w:rPr>
      </w:pPr>
      <w:r>
        <w:rPr>
          <w:rFonts w:ascii="Calibri" w:eastAsia="Calibri" w:hAnsi="Calibri" w:cs="Calibri"/>
          <w:sz w:val="24"/>
          <w:szCs w:val="24"/>
        </w:rPr>
        <w:t>Food and Drink</w:t>
      </w:r>
    </w:p>
    <w:p w14:paraId="4E479559" w14:textId="77777777" w:rsidR="008A1B2C" w:rsidRDefault="008A1B2C" w:rsidP="008A1B2C">
      <w:pPr>
        <w:numPr>
          <w:ilvl w:val="0"/>
          <w:numId w:val="1"/>
        </w:numPr>
        <w:rPr>
          <w:rFonts w:ascii="Calibri" w:eastAsia="Calibri" w:hAnsi="Calibri" w:cs="Calibri"/>
          <w:sz w:val="24"/>
          <w:szCs w:val="24"/>
        </w:rPr>
      </w:pPr>
      <w:r>
        <w:rPr>
          <w:rFonts w:ascii="Calibri" w:eastAsia="Calibri" w:hAnsi="Calibri" w:cs="Calibri"/>
          <w:sz w:val="24"/>
          <w:szCs w:val="24"/>
        </w:rPr>
        <w:t>Behind the Scenes &amp; more</w:t>
      </w:r>
    </w:p>
    <w:p w14:paraId="2B3946D5" w14:textId="77777777" w:rsidR="008A1B2C" w:rsidRDefault="008A1B2C" w:rsidP="008A1B2C">
      <w:pPr>
        <w:numPr>
          <w:ilvl w:val="0"/>
          <w:numId w:val="1"/>
        </w:numPr>
        <w:rPr>
          <w:rFonts w:ascii="Calibri" w:eastAsia="Calibri" w:hAnsi="Calibri" w:cs="Calibri"/>
          <w:sz w:val="24"/>
          <w:szCs w:val="24"/>
        </w:rPr>
      </w:pPr>
      <w:r>
        <w:rPr>
          <w:rFonts w:ascii="Calibri" w:eastAsia="Calibri" w:hAnsi="Calibri" w:cs="Calibri"/>
          <w:sz w:val="24"/>
          <w:szCs w:val="24"/>
        </w:rPr>
        <w:t>Wedding Destinations</w:t>
      </w:r>
    </w:p>
    <w:p w14:paraId="4F5F2881" w14:textId="77777777" w:rsidR="008A1B2C" w:rsidRDefault="008A1B2C" w:rsidP="008A1B2C">
      <w:pPr>
        <w:rPr>
          <w:rFonts w:ascii="Calibri" w:eastAsia="Calibri" w:hAnsi="Calibri" w:cs="Calibri"/>
          <w:sz w:val="24"/>
          <w:szCs w:val="24"/>
        </w:rPr>
      </w:pPr>
    </w:p>
    <w:p w14:paraId="10A1AF83"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Competitor Blog Page URL</w:t>
      </w:r>
      <w:r>
        <w:rPr>
          <w:rFonts w:ascii="Calibri" w:eastAsia="Calibri" w:hAnsi="Calibri" w:cs="Calibri"/>
          <w:sz w:val="24"/>
          <w:szCs w:val="24"/>
        </w:rPr>
        <w:t>:</w:t>
      </w:r>
    </w:p>
    <w:p w14:paraId="25D6F57B" w14:textId="77777777" w:rsidR="008A1B2C" w:rsidRDefault="008A1B2C" w:rsidP="008A1B2C">
      <w:pPr>
        <w:rPr>
          <w:rFonts w:ascii="Calibri" w:eastAsia="Calibri" w:hAnsi="Calibri" w:cs="Calibri"/>
          <w:sz w:val="24"/>
          <w:szCs w:val="24"/>
        </w:rPr>
      </w:pPr>
      <w:hyperlink r:id="rId24">
        <w:r>
          <w:rPr>
            <w:rFonts w:ascii="Calibri" w:eastAsia="Calibri" w:hAnsi="Calibri" w:cs="Calibri"/>
            <w:color w:val="1155CC"/>
            <w:sz w:val="24"/>
            <w:szCs w:val="24"/>
            <w:u w:val="single"/>
          </w:rPr>
          <w:t>https://www.sandals.com/blog/</w:t>
        </w:r>
      </w:hyperlink>
      <w:r>
        <w:rPr>
          <w:rFonts w:ascii="Calibri" w:eastAsia="Calibri" w:hAnsi="Calibri" w:cs="Calibri"/>
          <w:sz w:val="24"/>
          <w:szCs w:val="24"/>
        </w:rPr>
        <w:t xml:space="preserve"> </w:t>
      </w:r>
    </w:p>
    <w:p w14:paraId="42942EB3" w14:textId="77777777" w:rsidR="008A1B2C" w:rsidRDefault="008A1B2C" w:rsidP="008A1B2C">
      <w:pPr>
        <w:rPr>
          <w:rFonts w:ascii="Calibri" w:eastAsia="Calibri" w:hAnsi="Calibri" w:cs="Calibri"/>
          <w:sz w:val="24"/>
          <w:szCs w:val="24"/>
        </w:rPr>
      </w:pPr>
    </w:p>
    <w:p w14:paraId="49D059A6"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Here is the Screenshot</w:t>
      </w:r>
      <w:r>
        <w:rPr>
          <w:rFonts w:ascii="Calibri" w:eastAsia="Calibri" w:hAnsi="Calibri" w:cs="Calibri"/>
          <w:sz w:val="24"/>
          <w:szCs w:val="24"/>
        </w:rPr>
        <w:t>:</w:t>
      </w:r>
    </w:p>
    <w:p w14:paraId="590C203A" w14:textId="77777777" w:rsidR="008A1B2C" w:rsidRDefault="008A1B2C" w:rsidP="008A1B2C">
      <w:pPr>
        <w:rPr>
          <w:rFonts w:ascii="Calibri" w:eastAsia="Calibri" w:hAnsi="Calibri" w:cs="Calibri"/>
          <w:sz w:val="24"/>
          <w:szCs w:val="24"/>
        </w:rPr>
      </w:pPr>
    </w:p>
    <w:p w14:paraId="413D32A1" w14:textId="77777777" w:rsidR="008A1B2C" w:rsidRDefault="008A1B2C" w:rsidP="008A1B2C">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164BAFF" wp14:editId="106680B0">
            <wp:extent cx="5943600" cy="2933700"/>
            <wp:effectExtent l="12700" t="12700" r="12700" b="127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2933700"/>
                    </a:xfrm>
                    <a:prstGeom prst="rect">
                      <a:avLst/>
                    </a:prstGeom>
                    <a:ln w="12700">
                      <a:solidFill>
                        <a:srgbClr val="000000"/>
                      </a:solidFill>
                      <a:prstDash val="solid"/>
                    </a:ln>
                  </pic:spPr>
                </pic:pic>
              </a:graphicData>
            </a:graphic>
          </wp:inline>
        </w:drawing>
      </w:r>
    </w:p>
    <w:p w14:paraId="63CC10FE" w14:textId="77777777" w:rsidR="008A1B2C" w:rsidRDefault="008A1B2C" w:rsidP="008A1B2C">
      <w:pPr>
        <w:rPr>
          <w:rFonts w:ascii="Calibri" w:eastAsia="Calibri" w:hAnsi="Calibri" w:cs="Calibri"/>
          <w:sz w:val="24"/>
          <w:szCs w:val="24"/>
        </w:rPr>
      </w:pPr>
    </w:p>
    <w:p w14:paraId="26B4DD8E" w14:textId="77777777" w:rsidR="008A1B2C" w:rsidRDefault="008A1B2C" w:rsidP="008A1B2C">
      <w:pPr>
        <w:rPr>
          <w:rFonts w:ascii="Calibri" w:eastAsia="Calibri" w:hAnsi="Calibri" w:cs="Calibri"/>
          <w:sz w:val="24"/>
          <w:szCs w:val="24"/>
        </w:rPr>
      </w:pPr>
      <w:ins w:id="66" w:author="Shari Novick" w:date="2022-09-04T21:43:00Z">
        <w:r>
          <w:rPr>
            <w:rFonts w:ascii="Calibri" w:eastAsia="Calibri" w:hAnsi="Calibri" w:cs="Calibri"/>
            <w:sz w:val="24"/>
            <w:szCs w:val="24"/>
          </w:rPr>
          <w:t>We</w:t>
        </w:r>
      </w:ins>
      <w:r>
        <w:rPr>
          <w:rFonts w:ascii="Calibri" w:eastAsia="Calibri" w:hAnsi="Calibri" w:cs="Calibri"/>
          <w:sz w:val="24"/>
          <w:szCs w:val="24"/>
        </w:rPr>
        <w:t xml:space="preserve"> have also noticed that the competitor is posting 3 to 4 blogs on</w:t>
      </w:r>
      <w:ins w:id="67" w:author="Shari Novick" w:date="2022-09-04T21:44:00Z">
        <w:r>
          <w:rPr>
            <w:rFonts w:ascii="Calibri" w:eastAsia="Calibri" w:hAnsi="Calibri" w:cs="Calibri"/>
            <w:sz w:val="24"/>
            <w:szCs w:val="24"/>
          </w:rPr>
          <w:t xml:space="preserve"> a</w:t>
        </w:r>
      </w:ins>
      <w:r>
        <w:rPr>
          <w:rFonts w:ascii="Calibri" w:eastAsia="Calibri" w:hAnsi="Calibri" w:cs="Calibri"/>
          <w:sz w:val="24"/>
          <w:szCs w:val="24"/>
        </w:rPr>
        <w:t xml:space="preserve"> monthly basis, but we have not posted any content after 10th June 2022. Also, </w:t>
      </w:r>
      <w:proofErr w:type="gramStart"/>
      <w:r>
        <w:rPr>
          <w:rFonts w:ascii="Calibri" w:eastAsia="Calibri" w:hAnsi="Calibri" w:cs="Calibri"/>
          <w:sz w:val="24"/>
          <w:szCs w:val="24"/>
        </w:rPr>
        <w:t>We</w:t>
      </w:r>
      <w:proofErr w:type="gramEnd"/>
      <w:r>
        <w:rPr>
          <w:rFonts w:ascii="Calibri" w:eastAsia="Calibri" w:hAnsi="Calibri" w:cs="Calibri"/>
          <w:sz w:val="24"/>
          <w:szCs w:val="24"/>
        </w:rPr>
        <w:t xml:space="preserve"> do not have any content posted in the other “</w:t>
      </w:r>
      <w:r>
        <w:rPr>
          <w:rFonts w:ascii="Calibri" w:eastAsia="Calibri" w:hAnsi="Calibri" w:cs="Calibri"/>
          <w:b/>
          <w:sz w:val="24"/>
          <w:szCs w:val="24"/>
        </w:rPr>
        <w:t>Search By Island</w:t>
      </w:r>
      <w:r>
        <w:rPr>
          <w:rFonts w:ascii="Calibri" w:eastAsia="Calibri" w:hAnsi="Calibri" w:cs="Calibri"/>
          <w:sz w:val="24"/>
          <w:szCs w:val="24"/>
        </w:rPr>
        <w:t xml:space="preserve">” categories. It is suggested to post blog content </w:t>
      </w:r>
      <w:ins w:id="68" w:author="Shari Novick" w:date="2022-09-04T21:44:00Z">
        <w:r>
          <w:rPr>
            <w:rFonts w:ascii="Calibri" w:eastAsia="Calibri" w:hAnsi="Calibri" w:cs="Calibri"/>
            <w:sz w:val="24"/>
            <w:szCs w:val="24"/>
          </w:rPr>
          <w:t xml:space="preserve">8 - 10 </w:t>
        </w:r>
        <w:proofErr w:type="gramStart"/>
        <w:r>
          <w:rPr>
            <w:rFonts w:ascii="Calibri" w:eastAsia="Calibri" w:hAnsi="Calibri" w:cs="Calibri"/>
            <w:sz w:val="24"/>
            <w:szCs w:val="24"/>
          </w:rPr>
          <w:t xml:space="preserve">times </w:t>
        </w:r>
      </w:ins>
      <w:r>
        <w:rPr>
          <w:rFonts w:ascii="Calibri" w:eastAsia="Calibri" w:hAnsi="Calibri" w:cs="Calibri"/>
          <w:sz w:val="24"/>
          <w:szCs w:val="24"/>
        </w:rPr>
        <w:t xml:space="preserve"> monthly</w:t>
      </w:r>
      <w:proofErr w:type="gramEnd"/>
      <w:r>
        <w:rPr>
          <w:rFonts w:ascii="Calibri" w:eastAsia="Calibri" w:hAnsi="Calibri" w:cs="Calibri"/>
          <w:sz w:val="24"/>
          <w:szCs w:val="24"/>
        </w:rPr>
        <w:t xml:space="preserve"> to </w:t>
      </w:r>
      <w:ins w:id="69" w:author="Shari Novick" w:date="2022-09-04T21:45:00Z">
        <w:r>
          <w:rPr>
            <w:rFonts w:ascii="Calibri" w:eastAsia="Calibri" w:hAnsi="Calibri" w:cs="Calibri"/>
            <w:sz w:val="24"/>
            <w:szCs w:val="24"/>
          </w:rPr>
          <w:t>drive</w:t>
        </w:r>
      </w:ins>
      <w:r>
        <w:rPr>
          <w:rFonts w:ascii="Calibri" w:eastAsia="Calibri" w:hAnsi="Calibri" w:cs="Calibri"/>
          <w:sz w:val="24"/>
          <w:szCs w:val="24"/>
        </w:rPr>
        <w:t xml:space="preserve"> more traffic. </w:t>
      </w:r>
      <w:ins w:id="70" w:author="Shari Novick" w:date="2022-09-04T21:45:00Z">
        <w:r>
          <w:rPr>
            <w:rFonts w:ascii="Calibri" w:eastAsia="Calibri" w:hAnsi="Calibri" w:cs="Calibri"/>
            <w:sz w:val="24"/>
            <w:szCs w:val="24"/>
          </w:rPr>
          <w:t xml:space="preserve">Below </w:t>
        </w:r>
      </w:ins>
      <w:r>
        <w:rPr>
          <w:rFonts w:ascii="Calibri" w:eastAsia="Calibri" w:hAnsi="Calibri" w:cs="Calibri"/>
          <w:sz w:val="24"/>
          <w:szCs w:val="24"/>
        </w:rPr>
        <w:t>is the screenshot of the last posted content:</w:t>
      </w:r>
    </w:p>
    <w:p w14:paraId="03A45F0A" w14:textId="77777777" w:rsidR="008A1B2C" w:rsidRDefault="008A1B2C" w:rsidP="008A1B2C">
      <w:pPr>
        <w:rPr>
          <w:rFonts w:ascii="Calibri" w:eastAsia="Calibri" w:hAnsi="Calibri" w:cs="Calibri"/>
          <w:sz w:val="24"/>
          <w:szCs w:val="24"/>
        </w:rPr>
      </w:pPr>
    </w:p>
    <w:p w14:paraId="53DEBCED"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 xml:space="preserve">Our Blog Page URL: </w:t>
      </w:r>
      <w:hyperlink r:id="rId26">
        <w:r>
          <w:rPr>
            <w:rFonts w:ascii="Calibri" w:eastAsia="Calibri" w:hAnsi="Calibri" w:cs="Calibri"/>
            <w:b/>
            <w:color w:val="1155CC"/>
            <w:sz w:val="24"/>
            <w:szCs w:val="24"/>
            <w:u w:val="single"/>
          </w:rPr>
          <w:t>https://www.bahamas.com/blog</w:t>
        </w:r>
      </w:hyperlink>
    </w:p>
    <w:p w14:paraId="2302B614" w14:textId="77777777" w:rsidR="008A1B2C" w:rsidRDefault="008A1B2C" w:rsidP="008A1B2C">
      <w:pPr>
        <w:rPr>
          <w:rFonts w:ascii="Calibri" w:eastAsia="Calibri" w:hAnsi="Calibri" w:cs="Calibri"/>
          <w:b/>
          <w:sz w:val="24"/>
          <w:szCs w:val="24"/>
        </w:rPr>
      </w:pPr>
    </w:p>
    <w:p w14:paraId="3A0FD8E9" w14:textId="77777777" w:rsidR="008A1B2C" w:rsidRDefault="008A1B2C" w:rsidP="008A1B2C">
      <w:pPr>
        <w:jc w:val="center"/>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47638E52" wp14:editId="5157AF79">
            <wp:extent cx="4400021" cy="2695120"/>
            <wp:effectExtent l="12700" t="12700" r="12700" b="127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400021" cy="2695120"/>
                    </a:xfrm>
                    <a:prstGeom prst="rect">
                      <a:avLst/>
                    </a:prstGeom>
                    <a:ln w="12700">
                      <a:solidFill>
                        <a:srgbClr val="000000"/>
                      </a:solidFill>
                      <a:prstDash val="solid"/>
                    </a:ln>
                  </pic:spPr>
                </pic:pic>
              </a:graphicData>
            </a:graphic>
          </wp:inline>
        </w:drawing>
      </w:r>
      <w:r>
        <w:rPr>
          <w:rFonts w:ascii="Calibri" w:eastAsia="Calibri" w:hAnsi="Calibri" w:cs="Calibri"/>
          <w:b/>
          <w:sz w:val="24"/>
          <w:szCs w:val="24"/>
        </w:rPr>
        <w:t xml:space="preserve"> </w:t>
      </w:r>
    </w:p>
    <w:p w14:paraId="0D012C9A" w14:textId="77777777" w:rsidR="008A1B2C" w:rsidRDefault="008A1B2C" w:rsidP="008A1B2C">
      <w:pPr>
        <w:rPr>
          <w:rFonts w:ascii="Calibri" w:eastAsia="Calibri" w:hAnsi="Calibri" w:cs="Calibri"/>
          <w:sz w:val="24"/>
          <w:szCs w:val="24"/>
        </w:rPr>
      </w:pPr>
    </w:p>
    <w:p w14:paraId="0118CE24" w14:textId="77777777" w:rsidR="008A1B2C" w:rsidRDefault="008A1B2C" w:rsidP="008A1B2C">
      <w:pPr>
        <w:rPr>
          <w:rFonts w:ascii="Calibri" w:eastAsia="Calibri" w:hAnsi="Calibri" w:cs="Calibri"/>
          <w:sz w:val="24"/>
          <w:szCs w:val="24"/>
        </w:rPr>
      </w:pPr>
    </w:p>
    <w:p w14:paraId="2FA8E56A"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J) Social Media Audit:</w:t>
      </w:r>
    </w:p>
    <w:p w14:paraId="7D75DF09" w14:textId="77777777" w:rsidR="008A1B2C" w:rsidRDefault="008A1B2C" w:rsidP="008A1B2C">
      <w:pPr>
        <w:rPr>
          <w:rFonts w:ascii="Calibri" w:eastAsia="Calibri" w:hAnsi="Calibri" w:cs="Calibri"/>
          <w:b/>
          <w:sz w:val="24"/>
          <w:szCs w:val="24"/>
        </w:rPr>
      </w:pPr>
    </w:p>
    <w:p w14:paraId="2DFA4535"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During Website Social Media </w:t>
      </w:r>
      <w:proofErr w:type="gramStart"/>
      <w:r>
        <w:rPr>
          <w:rFonts w:ascii="Calibri" w:eastAsia="Calibri" w:hAnsi="Calibri" w:cs="Calibri"/>
          <w:sz w:val="24"/>
          <w:szCs w:val="24"/>
        </w:rPr>
        <w:t xml:space="preserve">Analysis,  </w:t>
      </w:r>
      <w:ins w:id="71" w:author="Shari Novick" w:date="2022-09-04T21:45:00Z">
        <w:r>
          <w:rPr>
            <w:rFonts w:ascii="Calibri" w:eastAsia="Calibri" w:hAnsi="Calibri" w:cs="Calibri"/>
            <w:sz w:val="24"/>
            <w:szCs w:val="24"/>
          </w:rPr>
          <w:t>we</w:t>
        </w:r>
        <w:proofErr w:type="gramEnd"/>
        <w:r>
          <w:rPr>
            <w:rFonts w:ascii="Calibri" w:eastAsia="Calibri" w:hAnsi="Calibri" w:cs="Calibri"/>
            <w:sz w:val="24"/>
            <w:szCs w:val="24"/>
          </w:rPr>
          <w:t xml:space="preserve"> </w:t>
        </w:r>
      </w:ins>
      <w:r>
        <w:rPr>
          <w:rFonts w:ascii="Calibri" w:eastAsia="Calibri" w:hAnsi="Calibri" w:cs="Calibri"/>
          <w:sz w:val="24"/>
          <w:szCs w:val="24"/>
        </w:rPr>
        <w:t xml:space="preserve">noticed that we do not have social media links placed in the header section of the icon, but our competitors have those links in the header section. </w:t>
      </w:r>
      <w:ins w:id="72" w:author="Shari Novick" w:date="2022-09-04T21:46:00Z">
        <w:r>
          <w:rPr>
            <w:rFonts w:ascii="Calibri" w:eastAsia="Calibri" w:hAnsi="Calibri" w:cs="Calibri"/>
            <w:sz w:val="24"/>
            <w:szCs w:val="24"/>
          </w:rPr>
          <w:t xml:space="preserve">We recommend </w:t>
        </w:r>
      </w:ins>
      <w:r>
        <w:rPr>
          <w:rFonts w:ascii="Calibri" w:eastAsia="Calibri" w:hAnsi="Calibri" w:cs="Calibri"/>
          <w:sz w:val="24"/>
          <w:szCs w:val="24"/>
        </w:rPr>
        <w:t>add</w:t>
      </w:r>
      <w:ins w:id="73" w:author="Shari Novick" w:date="2022-09-04T21:46:00Z">
        <w:r>
          <w:rPr>
            <w:rFonts w:ascii="Calibri" w:eastAsia="Calibri" w:hAnsi="Calibri" w:cs="Calibri"/>
            <w:sz w:val="24"/>
            <w:szCs w:val="24"/>
          </w:rPr>
          <w:t>ing</w:t>
        </w:r>
      </w:ins>
      <w:r>
        <w:rPr>
          <w:rFonts w:ascii="Calibri" w:eastAsia="Calibri" w:hAnsi="Calibri" w:cs="Calibri"/>
          <w:sz w:val="24"/>
          <w:szCs w:val="24"/>
        </w:rPr>
        <w:t xml:space="preserve"> social media links in the header section also for better social media engagement. Here are the screenshots:</w:t>
      </w:r>
    </w:p>
    <w:p w14:paraId="753DD7E5" w14:textId="77777777" w:rsidR="008A1B2C" w:rsidRDefault="008A1B2C" w:rsidP="008A1B2C">
      <w:pPr>
        <w:rPr>
          <w:rFonts w:ascii="Calibri" w:eastAsia="Calibri" w:hAnsi="Calibri" w:cs="Calibri"/>
          <w:sz w:val="24"/>
          <w:szCs w:val="24"/>
        </w:rPr>
      </w:pPr>
    </w:p>
    <w:p w14:paraId="60905DA2"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Competitor Website:</w:t>
      </w:r>
    </w:p>
    <w:p w14:paraId="1D64E9FE" w14:textId="77777777" w:rsidR="008A1B2C" w:rsidRDefault="008A1B2C" w:rsidP="008A1B2C">
      <w:pPr>
        <w:rPr>
          <w:rFonts w:ascii="Calibri" w:eastAsia="Calibri" w:hAnsi="Calibri" w:cs="Calibri"/>
          <w:sz w:val="24"/>
          <w:szCs w:val="24"/>
        </w:rPr>
      </w:pPr>
    </w:p>
    <w:p w14:paraId="43717C75" w14:textId="77777777" w:rsidR="008A1B2C" w:rsidRDefault="008A1B2C" w:rsidP="008A1B2C">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BF3A8A6" wp14:editId="3D99AD2A">
            <wp:extent cx="5781675" cy="866775"/>
            <wp:effectExtent l="12700" t="12700" r="12700" b="1270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81675" cy="866775"/>
                    </a:xfrm>
                    <a:prstGeom prst="rect">
                      <a:avLst/>
                    </a:prstGeom>
                    <a:ln w="12700">
                      <a:solidFill>
                        <a:srgbClr val="000000"/>
                      </a:solidFill>
                      <a:prstDash val="solid"/>
                    </a:ln>
                  </pic:spPr>
                </pic:pic>
              </a:graphicData>
            </a:graphic>
          </wp:inline>
        </w:drawing>
      </w:r>
    </w:p>
    <w:p w14:paraId="73C05D68" w14:textId="77777777" w:rsidR="008A1B2C" w:rsidRDefault="008A1B2C" w:rsidP="008A1B2C">
      <w:pPr>
        <w:rPr>
          <w:rFonts w:ascii="Calibri" w:eastAsia="Calibri" w:hAnsi="Calibri" w:cs="Calibri"/>
          <w:b/>
          <w:sz w:val="24"/>
          <w:szCs w:val="24"/>
        </w:rPr>
      </w:pPr>
    </w:p>
    <w:p w14:paraId="35CC54DF" w14:textId="77777777" w:rsidR="008A1B2C" w:rsidRDefault="008A1B2C" w:rsidP="008A1B2C">
      <w:pPr>
        <w:rPr>
          <w:rFonts w:ascii="Calibri" w:eastAsia="Calibri" w:hAnsi="Calibri" w:cs="Calibri"/>
          <w:b/>
          <w:sz w:val="24"/>
          <w:szCs w:val="24"/>
        </w:rPr>
      </w:pPr>
    </w:p>
    <w:p w14:paraId="7AE0ACAD"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 xml:space="preserve">Our </w:t>
      </w:r>
      <w:proofErr w:type="gramStart"/>
      <w:r>
        <w:rPr>
          <w:rFonts w:ascii="Calibri" w:eastAsia="Calibri" w:hAnsi="Calibri" w:cs="Calibri"/>
          <w:b/>
          <w:sz w:val="24"/>
          <w:szCs w:val="24"/>
        </w:rPr>
        <w:t>Website</w:t>
      </w:r>
      <w:proofErr w:type="gramEnd"/>
      <w:r>
        <w:rPr>
          <w:rFonts w:ascii="Calibri" w:eastAsia="Calibri" w:hAnsi="Calibri" w:cs="Calibri"/>
          <w:b/>
          <w:sz w:val="24"/>
          <w:szCs w:val="24"/>
        </w:rPr>
        <w:t>:</w:t>
      </w:r>
    </w:p>
    <w:p w14:paraId="184D557F" w14:textId="77777777" w:rsidR="008A1B2C" w:rsidRDefault="008A1B2C" w:rsidP="008A1B2C">
      <w:pPr>
        <w:rPr>
          <w:rFonts w:ascii="Calibri" w:eastAsia="Calibri" w:hAnsi="Calibri" w:cs="Calibri"/>
          <w:b/>
          <w:sz w:val="24"/>
          <w:szCs w:val="24"/>
        </w:rPr>
      </w:pPr>
    </w:p>
    <w:p w14:paraId="69D5AB4C" w14:textId="77777777" w:rsidR="008A1B2C" w:rsidRDefault="008A1B2C" w:rsidP="008A1B2C">
      <w:pP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4B94FB53" wp14:editId="2D7A7B8A">
            <wp:extent cx="5943600" cy="749300"/>
            <wp:effectExtent l="12700" t="12700" r="12700" b="127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749300"/>
                    </a:xfrm>
                    <a:prstGeom prst="rect">
                      <a:avLst/>
                    </a:prstGeom>
                    <a:ln w="12700">
                      <a:solidFill>
                        <a:srgbClr val="000000"/>
                      </a:solidFill>
                      <a:prstDash val="solid"/>
                    </a:ln>
                  </pic:spPr>
                </pic:pic>
              </a:graphicData>
            </a:graphic>
          </wp:inline>
        </w:drawing>
      </w:r>
    </w:p>
    <w:p w14:paraId="45196B5C" w14:textId="77777777" w:rsidR="008A1B2C" w:rsidRDefault="008A1B2C" w:rsidP="008A1B2C">
      <w:pPr>
        <w:rPr>
          <w:rFonts w:ascii="Calibri" w:eastAsia="Calibri" w:hAnsi="Calibri" w:cs="Calibri"/>
          <w:b/>
          <w:sz w:val="24"/>
          <w:szCs w:val="24"/>
        </w:rPr>
      </w:pPr>
    </w:p>
    <w:p w14:paraId="7B387FB6" w14:textId="77777777" w:rsidR="008A1B2C" w:rsidRDefault="008A1B2C" w:rsidP="008A1B2C">
      <w:pPr>
        <w:rPr>
          <w:rFonts w:ascii="Calibri" w:eastAsia="Calibri" w:hAnsi="Calibri" w:cs="Calibri"/>
          <w:b/>
          <w:sz w:val="24"/>
          <w:szCs w:val="24"/>
        </w:rPr>
      </w:pPr>
    </w:p>
    <w:p w14:paraId="41885A69" w14:textId="77777777" w:rsidR="008A1B2C" w:rsidRDefault="008A1B2C" w:rsidP="008A1B2C">
      <w:pPr>
        <w:rPr>
          <w:rFonts w:ascii="Calibri" w:eastAsia="Calibri" w:hAnsi="Calibri" w:cs="Calibri"/>
          <w:b/>
          <w:sz w:val="24"/>
          <w:szCs w:val="24"/>
        </w:rPr>
      </w:pPr>
    </w:p>
    <w:p w14:paraId="27013A33" w14:textId="77777777" w:rsidR="008A1B2C" w:rsidRDefault="008A1B2C" w:rsidP="008A1B2C">
      <w:pPr>
        <w:rPr>
          <w:rFonts w:ascii="Calibri" w:eastAsia="Calibri" w:hAnsi="Calibri" w:cs="Calibri"/>
          <w:b/>
          <w:sz w:val="24"/>
          <w:szCs w:val="24"/>
        </w:rPr>
      </w:pPr>
    </w:p>
    <w:p w14:paraId="75227803" w14:textId="77777777" w:rsidR="008A1B2C" w:rsidRDefault="008A1B2C" w:rsidP="008A1B2C">
      <w:pPr>
        <w:rPr>
          <w:rFonts w:ascii="Calibri" w:eastAsia="Calibri" w:hAnsi="Calibri" w:cs="Calibri"/>
          <w:b/>
          <w:sz w:val="24"/>
          <w:szCs w:val="24"/>
        </w:rPr>
      </w:pPr>
    </w:p>
    <w:p w14:paraId="466301DA" w14:textId="77777777" w:rsidR="008A1B2C" w:rsidRDefault="008A1B2C" w:rsidP="008A1B2C">
      <w:pPr>
        <w:rPr>
          <w:rFonts w:ascii="Calibri" w:eastAsia="Calibri" w:hAnsi="Calibri" w:cs="Calibri"/>
          <w:b/>
          <w:sz w:val="24"/>
          <w:szCs w:val="24"/>
        </w:rPr>
      </w:pPr>
    </w:p>
    <w:p w14:paraId="5F4ADE49"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1) Instagram Page</w:t>
      </w:r>
      <w:r>
        <w:rPr>
          <w:rFonts w:ascii="Calibri" w:eastAsia="Calibri" w:hAnsi="Calibri" w:cs="Calibri"/>
          <w:sz w:val="24"/>
          <w:szCs w:val="24"/>
        </w:rPr>
        <w:t>:</w:t>
      </w:r>
    </w:p>
    <w:p w14:paraId="563E8B68" w14:textId="77777777" w:rsidR="008A1B2C" w:rsidRDefault="008A1B2C" w:rsidP="008A1B2C">
      <w:pPr>
        <w:rPr>
          <w:rFonts w:ascii="Calibri" w:eastAsia="Calibri" w:hAnsi="Calibri" w:cs="Calibri"/>
          <w:sz w:val="24"/>
          <w:szCs w:val="24"/>
        </w:rPr>
      </w:pPr>
    </w:p>
    <w:p w14:paraId="3876FC68"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During Instagram Page Analysis, </w:t>
      </w:r>
      <w:ins w:id="74" w:author="Shari Novick" w:date="2022-09-04T21:46:00Z">
        <w:r>
          <w:rPr>
            <w:rFonts w:ascii="Calibri" w:eastAsia="Calibri" w:hAnsi="Calibri" w:cs="Calibri"/>
            <w:sz w:val="24"/>
            <w:szCs w:val="24"/>
          </w:rPr>
          <w:t xml:space="preserve">we </w:t>
        </w:r>
      </w:ins>
      <w:r>
        <w:rPr>
          <w:rFonts w:ascii="Calibri" w:eastAsia="Calibri" w:hAnsi="Calibri" w:cs="Calibri"/>
          <w:sz w:val="24"/>
          <w:szCs w:val="24"/>
        </w:rPr>
        <w:t>found that we have less followers than our competitors. We need to post attractive content to gain traffic on Instagram. Here is the screenshot:</w:t>
      </w:r>
    </w:p>
    <w:p w14:paraId="47BE03A3" w14:textId="77777777" w:rsidR="008A1B2C" w:rsidRDefault="008A1B2C" w:rsidP="008A1B2C">
      <w:pPr>
        <w:rPr>
          <w:rFonts w:ascii="Calibri" w:eastAsia="Calibri" w:hAnsi="Calibri" w:cs="Calibri"/>
          <w:sz w:val="24"/>
          <w:szCs w:val="24"/>
        </w:rPr>
      </w:pPr>
    </w:p>
    <w:p w14:paraId="5F9E6698"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Competitor Instagram Page:</w:t>
      </w:r>
    </w:p>
    <w:p w14:paraId="5AD2C203" w14:textId="77777777" w:rsidR="008A1B2C" w:rsidRDefault="008A1B2C" w:rsidP="008A1B2C">
      <w:pPr>
        <w:rPr>
          <w:rFonts w:ascii="Calibri" w:eastAsia="Calibri" w:hAnsi="Calibri" w:cs="Calibri"/>
          <w:sz w:val="24"/>
          <w:szCs w:val="24"/>
        </w:rPr>
      </w:pPr>
      <w:hyperlink r:id="rId30">
        <w:r>
          <w:rPr>
            <w:rFonts w:ascii="Calibri" w:eastAsia="Calibri" w:hAnsi="Calibri" w:cs="Calibri"/>
            <w:color w:val="1155CC"/>
            <w:sz w:val="24"/>
            <w:szCs w:val="24"/>
            <w:u w:val="single"/>
          </w:rPr>
          <w:t>https://www.instagram.com/sandalsresorts/</w:t>
        </w:r>
      </w:hyperlink>
    </w:p>
    <w:p w14:paraId="6269E366" w14:textId="77777777" w:rsidR="008A1B2C" w:rsidRDefault="008A1B2C" w:rsidP="008A1B2C">
      <w:pPr>
        <w:rPr>
          <w:rFonts w:ascii="Calibri" w:eastAsia="Calibri" w:hAnsi="Calibri" w:cs="Calibri"/>
          <w:sz w:val="24"/>
          <w:szCs w:val="24"/>
        </w:rPr>
      </w:pPr>
    </w:p>
    <w:p w14:paraId="1345B8FE" w14:textId="77777777" w:rsidR="008A1B2C" w:rsidRDefault="008A1B2C" w:rsidP="008A1B2C">
      <w:pPr>
        <w:jc w:val="center"/>
        <w:rPr>
          <w:rFonts w:ascii="Calibri" w:eastAsia="Calibri" w:hAnsi="Calibri" w:cs="Calibri"/>
          <w:b/>
          <w:sz w:val="24"/>
          <w:szCs w:val="24"/>
        </w:rPr>
      </w:pPr>
      <w:r>
        <w:rPr>
          <w:rFonts w:ascii="Calibri" w:eastAsia="Calibri" w:hAnsi="Calibri" w:cs="Calibri"/>
          <w:noProof/>
          <w:sz w:val="24"/>
          <w:szCs w:val="24"/>
        </w:rPr>
        <w:drawing>
          <wp:inline distT="114300" distB="114300" distL="114300" distR="114300" wp14:anchorId="4EE2358C" wp14:editId="572D2296">
            <wp:extent cx="5838825" cy="2009775"/>
            <wp:effectExtent l="12700" t="12700" r="12700" b="1270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838825" cy="2009775"/>
                    </a:xfrm>
                    <a:prstGeom prst="rect">
                      <a:avLst/>
                    </a:prstGeom>
                    <a:ln w="12700">
                      <a:solidFill>
                        <a:srgbClr val="000000"/>
                      </a:solidFill>
                      <a:prstDash val="solid"/>
                    </a:ln>
                  </pic:spPr>
                </pic:pic>
              </a:graphicData>
            </a:graphic>
          </wp:inline>
        </w:drawing>
      </w:r>
    </w:p>
    <w:p w14:paraId="74D6A231" w14:textId="77777777" w:rsidR="008A1B2C" w:rsidRDefault="008A1B2C" w:rsidP="008A1B2C">
      <w:pPr>
        <w:rPr>
          <w:rFonts w:ascii="Calibri" w:eastAsia="Calibri" w:hAnsi="Calibri" w:cs="Calibri"/>
          <w:b/>
          <w:sz w:val="24"/>
          <w:szCs w:val="24"/>
        </w:rPr>
      </w:pPr>
    </w:p>
    <w:p w14:paraId="69191B4C"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Our Instagram Page:</w:t>
      </w:r>
    </w:p>
    <w:p w14:paraId="0339293A" w14:textId="77777777" w:rsidR="008A1B2C" w:rsidRDefault="008A1B2C" w:rsidP="008A1B2C">
      <w:pPr>
        <w:rPr>
          <w:rFonts w:ascii="Calibri" w:eastAsia="Calibri" w:hAnsi="Calibri" w:cs="Calibri"/>
          <w:sz w:val="24"/>
          <w:szCs w:val="24"/>
        </w:rPr>
      </w:pPr>
      <w:hyperlink r:id="rId32">
        <w:r>
          <w:rPr>
            <w:rFonts w:ascii="Calibri" w:eastAsia="Calibri" w:hAnsi="Calibri" w:cs="Calibri"/>
            <w:color w:val="1155CC"/>
            <w:sz w:val="24"/>
            <w:szCs w:val="24"/>
            <w:u w:val="single"/>
          </w:rPr>
          <w:t>https://www.instagram.com/VisitTheBahamas/</w:t>
        </w:r>
      </w:hyperlink>
    </w:p>
    <w:p w14:paraId="42EF37CA" w14:textId="77777777" w:rsidR="008A1B2C" w:rsidRDefault="008A1B2C" w:rsidP="008A1B2C">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994AF74" wp14:editId="581BE29C">
            <wp:extent cx="5867400" cy="20383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867400" cy="2038350"/>
                    </a:xfrm>
                    <a:prstGeom prst="rect">
                      <a:avLst/>
                    </a:prstGeom>
                    <a:ln/>
                  </pic:spPr>
                </pic:pic>
              </a:graphicData>
            </a:graphic>
          </wp:inline>
        </w:drawing>
      </w:r>
    </w:p>
    <w:p w14:paraId="6E3C102E" w14:textId="77777777" w:rsidR="008A1B2C" w:rsidRDefault="008A1B2C" w:rsidP="008A1B2C">
      <w:pPr>
        <w:rPr>
          <w:rFonts w:ascii="Calibri" w:eastAsia="Calibri" w:hAnsi="Calibri" w:cs="Calibri"/>
          <w:sz w:val="24"/>
          <w:szCs w:val="24"/>
        </w:rPr>
      </w:pPr>
    </w:p>
    <w:p w14:paraId="1145B6B7"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We need to use the homepage URL on Instagram instead of the service page:</w:t>
      </w:r>
    </w:p>
    <w:p w14:paraId="3A7F43A7" w14:textId="77777777" w:rsidR="008A1B2C" w:rsidRDefault="008A1B2C" w:rsidP="008A1B2C">
      <w:pPr>
        <w:rPr>
          <w:rFonts w:ascii="Calibri" w:eastAsia="Calibri" w:hAnsi="Calibri" w:cs="Calibri"/>
          <w:b/>
          <w:sz w:val="24"/>
          <w:szCs w:val="24"/>
        </w:rPr>
      </w:pPr>
    </w:p>
    <w:p w14:paraId="3F5327D9"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Current URL:</w:t>
      </w:r>
    </w:p>
    <w:p w14:paraId="742C82ED" w14:textId="77777777" w:rsidR="008A1B2C" w:rsidRDefault="008A1B2C" w:rsidP="008A1B2C">
      <w:pPr>
        <w:rPr>
          <w:rFonts w:ascii="Calibri" w:eastAsia="Calibri" w:hAnsi="Calibri" w:cs="Calibri"/>
          <w:b/>
          <w:sz w:val="24"/>
          <w:szCs w:val="24"/>
        </w:rPr>
      </w:pPr>
      <w:hyperlink r:id="rId34">
        <w:r>
          <w:rPr>
            <w:rFonts w:ascii="Calibri" w:eastAsia="Calibri" w:hAnsi="Calibri" w:cs="Calibri"/>
            <w:color w:val="1155CC"/>
            <w:sz w:val="24"/>
            <w:szCs w:val="24"/>
            <w:u w:val="single"/>
          </w:rPr>
          <w:t>https://www.bahamas.com/experiences/bimini-dolphin-house</w:t>
        </w:r>
      </w:hyperlink>
    </w:p>
    <w:p w14:paraId="6AA7A8CB" w14:textId="77777777" w:rsidR="008A1B2C" w:rsidRDefault="008A1B2C" w:rsidP="008A1B2C">
      <w:pPr>
        <w:rPr>
          <w:rFonts w:ascii="Calibri" w:eastAsia="Calibri" w:hAnsi="Calibri" w:cs="Calibri"/>
          <w:b/>
          <w:sz w:val="24"/>
          <w:szCs w:val="24"/>
        </w:rPr>
      </w:pPr>
    </w:p>
    <w:p w14:paraId="3D0366C3"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Suggested URL:</w:t>
      </w:r>
    </w:p>
    <w:p w14:paraId="468A19B6" w14:textId="77777777" w:rsidR="008A1B2C" w:rsidRDefault="008A1B2C" w:rsidP="008A1B2C">
      <w:pPr>
        <w:rPr>
          <w:rFonts w:ascii="Calibri" w:eastAsia="Calibri" w:hAnsi="Calibri" w:cs="Calibri"/>
          <w:b/>
          <w:sz w:val="24"/>
          <w:szCs w:val="24"/>
        </w:rPr>
      </w:pPr>
      <w:hyperlink r:id="rId35">
        <w:r>
          <w:rPr>
            <w:rFonts w:ascii="Calibri" w:eastAsia="Calibri" w:hAnsi="Calibri" w:cs="Calibri"/>
            <w:color w:val="1155CC"/>
            <w:sz w:val="24"/>
            <w:szCs w:val="24"/>
            <w:u w:val="single"/>
          </w:rPr>
          <w:t>https://www.bahamas.com/</w:t>
        </w:r>
      </w:hyperlink>
    </w:p>
    <w:p w14:paraId="3B0930E9" w14:textId="77777777" w:rsidR="008A1B2C" w:rsidRDefault="008A1B2C" w:rsidP="008A1B2C">
      <w:pPr>
        <w:rPr>
          <w:rFonts w:ascii="Calibri" w:eastAsia="Calibri" w:hAnsi="Calibri" w:cs="Calibri"/>
          <w:b/>
          <w:sz w:val="24"/>
          <w:szCs w:val="24"/>
        </w:rPr>
      </w:pPr>
    </w:p>
    <w:p w14:paraId="6AA633A8"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Here is the screenshot:</w:t>
      </w:r>
    </w:p>
    <w:p w14:paraId="0518AC25" w14:textId="77777777" w:rsidR="008A1B2C" w:rsidRDefault="008A1B2C" w:rsidP="008A1B2C">
      <w:pPr>
        <w:jc w:val="center"/>
        <w:rPr>
          <w:rFonts w:ascii="Calibri" w:eastAsia="Calibri" w:hAnsi="Calibri" w:cs="Calibri"/>
          <w:sz w:val="24"/>
          <w:szCs w:val="24"/>
        </w:rPr>
      </w:pPr>
      <w:r>
        <w:rPr>
          <w:rFonts w:ascii="Calibri" w:eastAsia="Calibri" w:hAnsi="Calibri" w:cs="Calibri"/>
          <w:b/>
          <w:noProof/>
          <w:sz w:val="24"/>
          <w:szCs w:val="24"/>
        </w:rPr>
        <w:drawing>
          <wp:inline distT="114300" distB="114300" distL="114300" distR="114300" wp14:anchorId="40D1630C" wp14:editId="3BD19E2C">
            <wp:extent cx="4453996" cy="1872603"/>
            <wp:effectExtent l="12700" t="12700" r="12700" b="127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453996" cy="1872603"/>
                    </a:xfrm>
                    <a:prstGeom prst="rect">
                      <a:avLst/>
                    </a:prstGeom>
                    <a:ln w="12700">
                      <a:solidFill>
                        <a:srgbClr val="000000"/>
                      </a:solidFill>
                      <a:prstDash val="solid"/>
                    </a:ln>
                  </pic:spPr>
                </pic:pic>
              </a:graphicData>
            </a:graphic>
          </wp:inline>
        </w:drawing>
      </w:r>
    </w:p>
    <w:p w14:paraId="1E90C170" w14:textId="77777777" w:rsidR="008A1B2C" w:rsidRDefault="008A1B2C" w:rsidP="008A1B2C">
      <w:pPr>
        <w:rPr>
          <w:rFonts w:ascii="Calibri" w:eastAsia="Calibri" w:hAnsi="Calibri" w:cs="Calibri"/>
          <w:sz w:val="24"/>
          <w:szCs w:val="24"/>
        </w:rPr>
      </w:pPr>
    </w:p>
    <w:p w14:paraId="3259AFCB"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2) Facebook Page</w:t>
      </w:r>
      <w:r>
        <w:rPr>
          <w:rFonts w:ascii="Calibri" w:eastAsia="Calibri" w:hAnsi="Calibri" w:cs="Calibri"/>
          <w:sz w:val="24"/>
          <w:szCs w:val="24"/>
        </w:rPr>
        <w:t>:</w:t>
      </w:r>
    </w:p>
    <w:p w14:paraId="35B9CAE0" w14:textId="77777777" w:rsidR="008A1B2C" w:rsidRDefault="008A1B2C" w:rsidP="008A1B2C">
      <w:pPr>
        <w:rPr>
          <w:rFonts w:ascii="Calibri" w:eastAsia="Calibri" w:hAnsi="Calibri" w:cs="Calibri"/>
          <w:sz w:val="24"/>
          <w:szCs w:val="24"/>
        </w:rPr>
      </w:pPr>
    </w:p>
    <w:p w14:paraId="33A8BBD5"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During Facebook Page Analysis, </w:t>
      </w:r>
      <w:ins w:id="75" w:author="Shari Novick" w:date="2022-09-04T21:47:00Z">
        <w:r>
          <w:rPr>
            <w:rFonts w:ascii="Calibri" w:eastAsia="Calibri" w:hAnsi="Calibri" w:cs="Calibri"/>
            <w:sz w:val="24"/>
            <w:szCs w:val="24"/>
          </w:rPr>
          <w:t xml:space="preserve">we </w:t>
        </w:r>
      </w:ins>
      <w:r>
        <w:rPr>
          <w:rFonts w:ascii="Calibri" w:eastAsia="Calibri" w:hAnsi="Calibri" w:cs="Calibri"/>
          <w:sz w:val="24"/>
          <w:szCs w:val="24"/>
        </w:rPr>
        <w:t>found that we are using</w:t>
      </w:r>
      <w:ins w:id="76" w:author="Shari Novick" w:date="2022-09-04T21:47:00Z">
        <w:r>
          <w:rPr>
            <w:rFonts w:ascii="Calibri" w:eastAsia="Calibri" w:hAnsi="Calibri" w:cs="Calibri"/>
            <w:sz w:val="24"/>
            <w:szCs w:val="24"/>
          </w:rPr>
          <w:t xml:space="preserve"> </w:t>
        </w:r>
      </w:ins>
      <w:ins w:id="77" w:author="Shari Novick" w:date="2022-09-04T21:48:00Z">
        <w:r>
          <w:rPr>
            <w:rFonts w:ascii="Calibri" w:eastAsia="Calibri" w:hAnsi="Calibri" w:cs="Calibri"/>
            <w:sz w:val="24"/>
            <w:szCs w:val="24"/>
          </w:rPr>
          <w:t>(</w:t>
        </w:r>
      </w:ins>
      <w:ins w:id="78" w:author="Shari Novick" w:date="2022-09-04T21:47:00Z">
        <w:r>
          <w:rPr>
            <w:rFonts w:ascii="Calibri" w:eastAsia="Calibri" w:hAnsi="Calibri" w:cs="Calibri"/>
            <w:sz w:val="24"/>
            <w:szCs w:val="24"/>
          </w:rPr>
          <w:t>what?)</w:t>
        </w:r>
      </w:ins>
      <w:r>
        <w:rPr>
          <w:rFonts w:ascii="Calibri" w:eastAsia="Calibri" w:hAnsi="Calibri" w:cs="Calibri"/>
          <w:sz w:val="24"/>
          <w:szCs w:val="24"/>
        </w:rPr>
        <w:t xml:space="preserve"> without using https:// website on the page. We need to use the correct website URL, likes and follow icons, and small about us descriptions on the Facebook homepage to gain more visitors. Here is the screenshot:</w:t>
      </w:r>
    </w:p>
    <w:p w14:paraId="6B3AA6A7" w14:textId="77777777" w:rsidR="008A1B2C" w:rsidRDefault="008A1B2C" w:rsidP="008A1B2C">
      <w:pPr>
        <w:rPr>
          <w:rFonts w:ascii="Calibri" w:eastAsia="Calibri" w:hAnsi="Calibri" w:cs="Calibri"/>
          <w:sz w:val="24"/>
          <w:szCs w:val="24"/>
        </w:rPr>
      </w:pPr>
    </w:p>
    <w:p w14:paraId="4418516C"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Competitor Facebook Page:</w:t>
      </w:r>
    </w:p>
    <w:p w14:paraId="73F886B4" w14:textId="77777777" w:rsidR="008A1B2C" w:rsidRDefault="008A1B2C" w:rsidP="008A1B2C">
      <w:pPr>
        <w:rPr>
          <w:rFonts w:ascii="Calibri" w:eastAsia="Calibri" w:hAnsi="Calibri" w:cs="Calibri"/>
          <w:sz w:val="24"/>
          <w:szCs w:val="24"/>
        </w:rPr>
      </w:pPr>
      <w:hyperlink r:id="rId37">
        <w:r>
          <w:rPr>
            <w:rFonts w:ascii="Calibri" w:eastAsia="Calibri" w:hAnsi="Calibri" w:cs="Calibri"/>
            <w:color w:val="1155CC"/>
            <w:sz w:val="24"/>
            <w:szCs w:val="24"/>
            <w:u w:val="single"/>
          </w:rPr>
          <w:t>https://www.instagram.com/sandalsresorts/</w:t>
        </w:r>
      </w:hyperlink>
    </w:p>
    <w:p w14:paraId="2054ABDE" w14:textId="77777777" w:rsidR="008A1B2C" w:rsidRDefault="008A1B2C" w:rsidP="008A1B2C">
      <w:pPr>
        <w:rPr>
          <w:rFonts w:ascii="Calibri" w:eastAsia="Calibri" w:hAnsi="Calibri" w:cs="Calibri"/>
          <w:sz w:val="24"/>
          <w:szCs w:val="24"/>
        </w:rPr>
      </w:pPr>
    </w:p>
    <w:p w14:paraId="6B521C84" w14:textId="77777777" w:rsidR="008A1B2C" w:rsidRDefault="008A1B2C" w:rsidP="008A1B2C">
      <w:pPr>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3ADDD84" wp14:editId="7018017E">
            <wp:extent cx="4743450" cy="2862119"/>
            <wp:effectExtent l="12700" t="12700" r="12700" b="127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743450" cy="2862119"/>
                    </a:xfrm>
                    <a:prstGeom prst="rect">
                      <a:avLst/>
                    </a:prstGeom>
                    <a:ln w="12700">
                      <a:solidFill>
                        <a:srgbClr val="000000"/>
                      </a:solidFill>
                      <a:prstDash val="solid"/>
                    </a:ln>
                  </pic:spPr>
                </pic:pic>
              </a:graphicData>
            </a:graphic>
          </wp:inline>
        </w:drawing>
      </w:r>
    </w:p>
    <w:p w14:paraId="481CEEFC" w14:textId="77777777" w:rsidR="008A1B2C" w:rsidRDefault="008A1B2C" w:rsidP="008A1B2C">
      <w:pPr>
        <w:rPr>
          <w:rFonts w:ascii="Calibri" w:eastAsia="Calibri" w:hAnsi="Calibri" w:cs="Calibri"/>
          <w:b/>
          <w:sz w:val="24"/>
          <w:szCs w:val="24"/>
        </w:rPr>
      </w:pPr>
    </w:p>
    <w:p w14:paraId="19091D47"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 xml:space="preserve">Our Facebook Page: </w:t>
      </w:r>
      <w:hyperlink r:id="rId39">
        <w:r>
          <w:rPr>
            <w:rFonts w:ascii="Calibri" w:eastAsia="Calibri" w:hAnsi="Calibri" w:cs="Calibri"/>
            <w:color w:val="1155CC"/>
            <w:sz w:val="24"/>
            <w:szCs w:val="24"/>
            <w:u w:val="single"/>
          </w:rPr>
          <w:t>https://www.facebook.com/TravelBahamas</w:t>
        </w:r>
      </w:hyperlink>
    </w:p>
    <w:p w14:paraId="0DB4FD92" w14:textId="77777777" w:rsidR="008A1B2C" w:rsidRDefault="008A1B2C" w:rsidP="008A1B2C">
      <w:pPr>
        <w:rPr>
          <w:rFonts w:ascii="Calibri" w:eastAsia="Calibri" w:hAnsi="Calibri" w:cs="Calibri"/>
          <w:sz w:val="24"/>
          <w:szCs w:val="24"/>
        </w:rPr>
      </w:pPr>
    </w:p>
    <w:p w14:paraId="7370762B"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Homepage URL is used without HTTPS</w:t>
      </w:r>
    </w:p>
    <w:p w14:paraId="3C724F4D" w14:textId="77777777" w:rsidR="008A1B2C" w:rsidRDefault="008A1B2C" w:rsidP="008A1B2C">
      <w:pPr>
        <w:rPr>
          <w:rFonts w:ascii="Calibri" w:eastAsia="Calibri" w:hAnsi="Calibri" w:cs="Calibri"/>
          <w:sz w:val="24"/>
          <w:szCs w:val="24"/>
        </w:rPr>
      </w:pPr>
    </w:p>
    <w:p w14:paraId="0859043C" w14:textId="77777777" w:rsidR="008A1B2C" w:rsidRDefault="008A1B2C" w:rsidP="008A1B2C">
      <w:pPr>
        <w:jc w:val="center"/>
        <w:rPr>
          <w:rFonts w:ascii="Calibri" w:eastAsia="Calibri" w:hAnsi="Calibri" w:cs="Calibri"/>
          <w:b/>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63FE3861" wp14:editId="2AC5D9F3">
            <wp:extent cx="4841581" cy="3020074"/>
            <wp:effectExtent l="12700" t="12700" r="12700" b="127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841581" cy="3020074"/>
                    </a:xfrm>
                    <a:prstGeom prst="rect">
                      <a:avLst/>
                    </a:prstGeom>
                    <a:ln w="12700">
                      <a:solidFill>
                        <a:srgbClr val="000000"/>
                      </a:solidFill>
                      <a:prstDash val="solid"/>
                    </a:ln>
                  </pic:spPr>
                </pic:pic>
              </a:graphicData>
            </a:graphic>
          </wp:inline>
        </w:drawing>
      </w:r>
    </w:p>
    <w:p w14:paraId="5A041B4E" w14:textId="77777777" w:rsidR="008A1B2C" w:rsidRDefault="008A1B2C" w:rsidP="008A1B2C">
      <w:pPr>
        <w:rPr>
          <w:rFonts w:ascii="Calibri" w:eastAsia="Calibri" w:hAnsi="Calibri" w:cs="Calibri"/>
          <w:b/>
          <w:sz w:val="24"/>
          <w:szCs w:val="24"/>
        </w:rPr>
      </w:pPr>
    </w:p>
    <w:p w14:paraId="6A98714D"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t>3) Twitter Page</w:t>
      </w:r>
      <w:r>
        <w:rPr>
          <w:rFonts w:ascii="Calibri" w:eastAsia="Calibri" w:hAnsi="Calibri" w:cs="Calibri"/>
          <w:sz w:val="24"/>
          <w:szCs w:val="24"/>
        </w:rPr>
        <w:t>:</w:t>
      </w:r>
    </w:p>
    <w:p w14:paraId="753F7B60" w14:textId="77777777" w:rsidR="008A1B2C" w:rsidRDefault="008A1B2C" w:rsidP="008A1B2C">
      <w:pPr>
        <w:rPr>
          <w:rFonts w:ascii="Calibri" w:eastAsia="Calibri" w:hAnsi="Calibri" w:cs="Calibri"/>
          <w:sz w:val="24"/>
          <w:szCs w:val="24"/>
        </w:rPr>
      </w:pPr>
    </w:p>
    <w:p w14:paraId="1F6CFB00" w14:textId="77777777" w:rsidR="008A1B2C" w:rsidRDefault="008A1B2C" w:rsidP="008A1B2C">
      <w:pPr>
        <w:rPr>
          <w:rFonts w:ascii="Calibri" w:eastAsia="Calibri" w:hAnsi="Calibri" w:cs="Calibri"/>
          <w:b/>
          <w:sz w:val="24"/>
          <w:szCs w:val="24"/>
        </w:rPr>
      </w:pPr>
      <w:r>
        <w:rPr>
          <w:rFonts w:ascii="Calibri" w:eastAsia="Calibri" w:hAnsi="Calibri" w:cs="Calibri"/>
          <w:sz w:val="24"/>
          <w:szCs w:val="24"/>
        </w:rPr>
        <w:t xml:space="preserve">During Twitter Page Analysis, </w:t>
      </w:r>
      <w:ins w:id="79" w:author="Shari Novick" w:date="2022-09-04T21:48:00Z">
        <w:r>
          <w:rPr>
            <w:rFonts w:ascii="Calibri" w:eastAsia="Calibri" w:hAnsi="Calibri" w:cs="Calibri"/>
            <w:sz w:val="24"/>
            <w:szCs w:val="24"/>
          </w:rPr>
          <w:t xml:space="preserve">we </w:t>
        </w:r>
      </w:ins>
      <w:r>
        <w:rPr>
          <w:rFonts w:ascii="Calibri" w:eastAsia="Calibri" w:hAnsi="Calibri" w:cs="Calibri"/>
          <w:sz w:val="24"/>
          <w:szCs w:val="24"/>
        </w:rPr>
        <w:t xml:space="preserve">found that we have less followers than our competitors. We need to tweet </w:t>
      </w:r>
      <w:ins w:id="80" w:author="Shari Novick" w:date="2022-09-04T21:49:00Z">
        <w:r>
          <w:rPr>
            <w:rFonts w:ascii="Calibri" w:eastAsia="Calibri" w:hAnsi="Calibri" w:cs="Calibri"/>
            <w:sz w:val="24"/>
            <w:szCs w:val="24"/>
          </w:rPr>
          <w:t xml:space="preserve">our </w:t>
        </w:r>
      </w:ins>
      <w:r>
        <w:rPr>
          <w:rFonts w:ascii="Calibri" w:eastAsia="Calibri" w:hAnsi="Calibri" w:cs="Calibri"/>
          <w:sz w:val="24"/>
          <w:szCs w:val="24"/>
        </w:rPr>
        <w:t>latest updates on tourism to gain more followers. Here is the screenshot:</w:t>
      </w:r>
    </w:p>
    <w:p w14:paraId="32E602D9" w14:textId="77777777" w:rsidR="008A1B2C" w:rsidRDefault="008A1B2C" w:rsidP="008A1B2C">
      <w:pPr>
        <w:rPr>
          <w:rFonts w:ascii="Calibri" w:eastAsia="Calibri" w:hAnsi="Calibri" w:cs="Calibri"/>
          <w:b/>
          <w:sz w:val="24"/>
          <w:szCs w:val="24"/>
        </w:rPr>
      </w:pPr>
    </w:p>
    <w:p w14:paraId="3D07FC20"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Competitor Twitter Page:</w:t>
      </w:r>
    </w:p>
    <w:p w14:paraId="7660216D" w14:textId="77777777" w:rsidR="008A1B2C" w:rsidRDefault="008A1B2C" w:rsidP="008A1B2C">
      <w:pPr>
        <w:rPr>
          <w:rFonts w:ascii="Calibri" w:eastAsia="Calibri" w:hAnsi="Calibri" w:cs="Calibri"/>
          <w:sz w:val="24"/>
          <w:szCs w:val="24"/>
        </w:rPr>
      </w:pPr>
      <w:hyperlink r:id="rId41">
        <w:r>
          <w:rPr>
            <w:rFonts w:ascii="Calibri" w:eastAsia="Calibri" w:hAnsi="Calibri" w:cs="Calibri"/>
            <w:color w:val="1155CC"/>
            <w:sz w:val="24"/>
            <w:szCs w:val="24"/>
            <w:u w:val="single"/>
          </w:rPr>
          <w:t>https://twitter.com/sandalsresorts</w:t>
        </w:r>
      </w:hyperlink>
    </w:p>
    <w:p w14:paraId="60EF4F94" w14:textId="77777777" w:rsidR="008A1B2C" w:rsidRDefault="008A1B2C" w:rsidP="008A1B2C">
      <w:pPr>
        <w:rPr>
          <w:rFonts w:ascii="Calibri" w:eastAsia="Calibri" w:hAnsi="Calibri" w:cs="Calibri"/>
          <w:sz w:val="24"/>
          <w:szCs w:val="24"/>
        </w:rPr>
      </w:pPr>
    </w:p>
    <w:p w14:paraId="57CCB9B4" w14:textId="77777777" w:rsidR="008A1B2C" w:rsidRDefault="008A1B2C" w:rsidP="008A1B2C">
      <w:pPr>
        <w:jc w:val="center"/>
        <w:rPr>
          <w:rFonts w:ascii="Calibri" w:eastAsia="Calibri" w:hAnsi="Calibri" w:cs="Calibri"/>
          <w:b/>
          <w:sz w:val="24"/>
          <w:szCs w:val="24"/>
        </w:rPr>
      </w:pPr>
      <w:r>
        <w:rPr>
          <w:rFonts w:ascii="Calibri" w:eastAsia="Calibri" w:hAnsi="Calibri" w:cs="Calibri"/>
          <w:noProof/>
          <w:sz w:val="24"/>
          <w:szCs w:val="24"/>
        </w:rPr>
        <w:drawing>
          <wp:inline distT="114300" distB="114300" distL="114300" distR="114300" wp14:anchorId="03470AA9" wp14:editId="57709E87">
            <wp:extent cx="4868863" cy="2974920"/>
            <wp:effectExtent l="12700" t="12700" r="12700" b="127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4868863" cy="2974920"/>
                    </a:xfrm>
                    <a:prstGeom prst="rect">
                      <a:avLst/>
                    </a:prstGeom>
                    <a:ln w="12700">
                      <a:solidFill>
                        <a:srgbClr val="000000"/>
                      </a:solidFill>
                      <a:prstDash val="solid"/>
                    </a:ln>
                  </pic:spPr>
                </pic:pic>
              </a:graphicData>
            </a:graphic>
          </wp:inline>
        </w:drawing>
      </w:r>
    </w:p>
    <w:p w14:paraId="63FD1F88" w14:textId="77777777" w:rsidR="008A1B2C" w:rsidRDefault="008A1B2C" w:rsidP="008A1B2C">
      <w:pPr>
        <w:rPr>
          <w:rFonts w:ascii="Calibri" w:eastAsia="Calibri" w:hAnsi="Calibri" w:cs="Calibri"/>
          <w:b/>
          <w:sz w:val="24"/>
          <w:szCs w:val="24"/>
        </w:rPr>
      </w:pPr>
    </w:p>
    <w:p w14:paraId="00AF88E4"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Our Twitter Page:</w:t>
      </w:r>
    </w:p>
    <w:p w14:paraId="69233631" w14:textId="77777777" w:rsidR="008A1B2C" w:rsidRDefault="008A1B2C" w:rsidP="008A1B2C">
      <w:pPr>
        <w:rPr>
          <w:rFonts w:ascii="Calibri" w:eastAsia="Calibri" w:hAnsi="Calibri" w:cs="Calibri"/>
          <w:sz w:val="24"/>
          <w:szCs w:val="24"/>
        </w:rPr>
      </w:pPr>
      <w:hyperlink r:id="rId43">
        <w:r>
          <w:rPr>
            <w:rFonts w:ascii="Calibri" w:eastAsia="Calibri" w:hAnsi="Calibri" w:cs="Calibri"/>
            <w:color w:val="1155CC"/>
            <w:sz w:val="24"/>
            <w:szCs w:val="24"/>
            <w:u w:val="single"/>
          </w:rPr>
          <w:t>https://twitter.com/visitthebahamas</w:t>
        </w:r>
      </w:hyperlink>
    </w:p>
    <w:p w14:paraId="06E2EBD1" w14:textId="77777777" w:rsidR="008A1B2C" w:rsidRDefault="008A1B2C" w:rsidP="008A1B2C">
      <w:pPr>
        <w:rPr>
          <w:rFonts w:ascii="Calibri" w:eastAsia="Calibri" w:hAnsi="Calibri" w:cs="Calibri"/>
          <w:sz w:val="24"/>
          <w:szCs w:val="24"/>
        </w:rPr>
      </w:pPr>
    </w:p>
    <w:p w14:paraId="4A7D7316" w14:textId="77777777" w:rsidR="008A1B2C" w:rsidRDefault="008A1B2C" w:rsidP="008A1B2C">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67E9689" wp14:editId="1161C90F">
            <wp:extent cx="4912021" cy="2886546"/>
            <wp:effectExtent l="12700" t="12700" r="12700" b="127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912021" cy="2886546"/>
                    </a:xfrm>
                    <a:prstGeom prst="rect">
                      <a:avLst/>
                    </a:prstGeom>
                    <a:ln w="12700">
                      <a:solidFill>
                        <a:srgbClr val="000000"/>
                      </a:solidFill>
                      <a:prstDash val="solid"/>
                    </a:ln>
                  </pic:spPr>
                </pic:pic>
              </a:graphicData>
            </a:graphic>
          </wp:inline>
        </w:drawing>
      </w:r>
    </w:p>
    <w:p w14:paraId="49B4FBBE" w14:textId="77777777" w:rsidR="008A1B2C" w:rsidRDefault="008A1B2C" w:rsidP="008A1B2C">
      <w:pPr>
        <w:jc w:val="center"/>
        <w:rPr>
          <w:rFonts w:ascii="Calibri" w:eastAsia="Calibri" w:hAnsi="Calibri" w:cs="Calibri"/>
          <w:sz w:val="24"/>
          <w:szCs w:val="24"/>
        </w:rPr>
      </w:pPr>
    </w:p>
    <w:p w14:paraId="3F2A7F51" w14:textId="77777777" w:rsidR="008A1B2C" w:rsidRDefault="008A1B2C" w:rsidP="008A1B2C">
      <w:pPr>
        <w:jc w:val="center"/>
        <w:rPr>
          <w:rFonts w:ascii="Calibri" w:eastAsia="Calibri" w:hAnsi="Calibri" w:cs="Calibri"/>
          <w:sz w:val="24"/>
          <w:szCs w:val="24"/>
        </w:rPr>
      </w:pPr>
    </w:p>
    <w:p w14:paraId="5C63115A" w14:textId="77777777" w:rsidR="008A1B2C" w:rsidRDefault="008A1B2C" w:rsidP="008A1B2C">
      <w:pPr>
        <w:rPr>
          <w:rFonts w:ascii="Calibri" w:eastAsia="Calibri" w:hAnsi="Calibri" w:cs="Calibri"/>
          <w:sz w:val="24"/>
          <w:szCs w:val="24"/>
        </w:rPr>
      </w:pPr>
      <w:r>
        <w:rPr>
          <w:rFonts w:ascii="Calibri" w:eastAsia="Calibri" w:hAnsi="Calibri" w:cs="Calibri"/>
          <w:b/>
          <w:sz w:val="24"/>
          <w:szCs w:val="24"/>
        </w:rPr>
        <w:lastRenderedPageBreak/>
        <w:t>3) YouTube</w:t>
      </w:r>
      <w:r>
        <w:rPr>
          <w:rFonts w:ascii="Calibri" w:eastAsia="Calibri" w:hAnsi="Calibri" w:cs="Calibri"/>
          <w:sz w:val="24"/>
          <w:szCs w:val="24"/>
        </w:rPr>
        <w:t>:</w:t>
      </w:r>
    </w:p>
    <w:p w14:paraId="5F9D9C1C" w14:textId="77777777" w:rsidR="008A1B2C" w:rsidRDefault="008A1B2C" w:rsidP="008A1B2C">
      <w:pPr>
        <w:rPr>
          <w:rFonts w:ascii="Calibri" w:eastAsia="Calibri" w:hAnsi="Calibri" w:cs="Calibri"/>
          <w:sz w:val="24"/>
          <w:szCs w:val="24"/>
        </w:rPr>
      </w:pPr>
    </w:p>
    <w:p w14:paraId="3C7AC606" w14:textId="77777777" w:rsidR="008A1B2C" w:rsidRDefault="008A1B2C" w:rsidP="008A1B2C">
      <w:pPr>
        <w:rPr>
          <w:rFonts w:ascii="Calibri" w:eastAsia="Calibri" w:hAnsi="Calibri" w:cs="Calibri"/>
          <w:sz w:val="24"/>
          <w:szCs w:val="24"/>
        </w:rPr>
      </w:pPr>
    </w:p>
    <w:p w14:paraId="4D0BA494"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During YouTube Analysis, </w:t>
      </w:r>
      <w:ins w:id="81" w:author="Shari Novick" w:date="2022-09-04T21:49:00Z">
        <w:r>
          <w:rPr>
            <w:rFonts w:ascii="Calibri" w:eastAsia="Calibri" w:hAnsi="Calibri" w:cs="Calibri"/>
            <w:sz w:val="24"/>
            <w:szCs w:val="24"/>
          </w:rPr>
          <w:t xml:space="preserve">we </w:t>
        </w:r>
      </w:ins>
      <w:r>
        <w:rPr>
          <w:rFonts w:ascii="Calibri" w:eastAsia="Calibri" w:hAnsi="Calibri" w:cs="Calibri"/>
          <w:sz w:val="24"/>
          <w:szCs w:val="24"/>
        </w:rPr>
        <w:t>found that we have less followers than our competitors. We need to post the latest videos on island destinations to gain more subscribers. Here is the screenshot:</w:t>
      </w:r>
    </w:p>
    <w:p w14:paraId="52B597C8" w14:textId="77777777" w:rsidR="008A1B2C" w:rsidRDefault="008A1B2C" w:rsidP="008A1B2C">
      <w:pPr>
        <w:rPr>
          <w:rFonts w:ascii="Calibri" w:eastAsia="Calibri" w:hAnsi="Calibri" w:cs="Calibri"/>
          <w:sz w:val="24"/>
          <w:szCs w:val="24"/>
        </w:rPr>
      </w:pPr>
    </w:p>
    <w:p w14:paraId="1B8CC194"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Competitor YouTube Page:</w:t>
      </w:r>
    </w:p>
    <w:p w14:paraId="01EB1027" w14:textId="77777777" w:rsidR="008A1B2C" w:rsidRDefault="008A1B2C" w:rsidP="008A1B2C">
      <w:pPr>
        <w:rPr>
          <w:rFonts w:ascii="Calibri" w:eastAsia="Calibri" w:hAnsi="Calibri" w:cs="Calibri"/>
          <w:sz w:val="24"/>
          <w:szCs w:val="24"/>
        </w:rPr>
      </w:pPr>
      <w:hyperlink r:id="rId45">
        <w:r>
          <w:rPr>
            <w:rFonts w:ascii="Calibri" w:eastAsia="Calibri" w:hAnsi="Calibri" w:cs="Calibri"/>
            <w:color w:val="1155CC"/>
            <w:sz w:val="24"/>
            <w:szCs w:val="24"/>
            <w:u w:val="single"/>
          </w:rPr>
          <w:t>https://www.youtube.com/user/SandalsResorts</w:t>
        </w:r>
      </w:hyperlink>
      <w:r>
        <w:rPr>
          <w:noProof/>
        </w:rPr>
        <w:drawing>
          <wp:anchor distT="114300" distB="114300" distL="114300" distR="114300" simplePos="0" relativeHeight="251659264" behindDoc="0" locked="0" layoutInCell="1" hidden="0" allowOverlap="1" wp14:anchorId="6F6AFC45" wp14:editId="765CC944">
            <wp:simplePos x="0" y="0"/>
            <wp:positionH relativeFrom="column">
              <wp:posOffset>647700</wp:posOffset>
            </wp:positionH>
            <wp:positionV relativeFrom="paragraph">
              <wp:posOffset>238125</wp:posOffset>
            </wp:positionV>
            <wp:extent cx="4676344" cy="2852167"/>
            <wp:effectExtent l="12700" t="12700" r="12700" b="12700"/>
            <wp:wrapTopAndBottom distT="114300" distB="1143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4676344" cy="2852167"/>
                    </a:xfrm>
                    <a:prstGeom prst="rect">
                      <a:avLst/>
                    </a:prstGeom>
                    <a:ln w="12700">
                      <a:solidFill>
                        <a:srgbClr val="000000"/>
                      </a:solidFill>
                      <a:prstDash val="solid"/>
                    </a:ln>
                  </pic:spPr>
                </pic:pic>
              </a:graphicData>
            </a:graphic>
          </wp:anchor>
        </w:drawing>
      </w:r>
    </w:p>
    <w:p w14:paraId="31D7634A" w14:textId="77777777" w:rsidR="008A1B2C" w:rsidRDefault="008A1B2C" w:rsidP="008A1B2C">
      <w:pPr>
        <w:rPr>
          <w:rFonts w:ascii="Calibri" w:eastAsia="Calibri" w:hAnsi="Calibri" w:cs="Calibri"/>
          <w:sz w:val="24"/>
          <w:szCs w:val="24"/>
        </w:rPr>
      </w:pPr>
    </w:p>
    <w:p w14:paraId="2F08CD6D"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Our YouTube Page:</w:t>
      </w:r>
    </w:p>
    <w:p w14:paraId="7FBD9A46" w14:textId="77777777" w:rsidR="008A1B2C" w:rsidRDefault="008A1B2C" w:rsidP="008A1B2C">
      <w:pPr>
        <w:rPr>
          <w:rFonts w:ascii="Calibri" w:eastAsia="Calibri" w:hAnsi="Calibri" w:cs="Calibri"/>
          <w:b/>
          <w:sz w:val="24"/>
          <w:szCs w:val="24"/>
        </w:rPr>
      </w:pPr>
      <w:hyperlink r:id="rId47">
        <w:r>
          <w:rPr>
            <w:rFonts w:ascii="Calibri" w:eastAsia="Calibri" w:hAnsi="Calibri" w:cs="Calibri"/>
            <w:color w:val="1155CC"/>
            <w:sz w:val="24"/>
            <w:szCs w:val="24"/>
            <w:u w:val="single"/>
          </w:rPr>
          <w:t>https://www.youtube.com/user/VisitTheBahamas</w:t>
        </w:r>
      </w:hyperlink>
    </w:p>
    <w:p w14:paraId="27D45ACE" w14:textId="77777777" w:rsidR="008A1B2C" w:rsidRDefault="008A1B2C" w:rsidP="008A1B2C">
      <w:pPr>
        <w:rPr>
          <w:rFonts w:ascii="Calibri" w:eastAsia="Calibri" w:hAnsi="Calibri" w:cs="Calibri"/>
          <w:b/>
          <w:sz w:val="24"/>
          <w:szCs w:val="24"/>
        </w:rPr>
      </w:pPr>
    </w:p>
    <w:p w14:paraId="18AC4F8E" w14:textId="77777777" w:rsidR="008A1B2C" w:rsidRDefault="008A1B2C" w:rsidP="008A1B2C">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60A22C9D" wp14:editId="48966710">
            <wp:extent cx="4757738" cy="2258958"/>
            <wp:effectExtent l="12700" t="12700" r="12700" b="127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4757738" cy="2258958"/>
                    </a:xfrm>
                    <a:prstGeom prst="rect">
                      <a:avLst/>
                    </a:prstGeom>
                    <a:ln w="12700">
                      <a:solidFill>
                        <a:srgbClr val="000000"/>
                      </a:solidFill>
                      <a:prstDash val="solid"/>
                    </a:ln>
                  </pic:spPr>
                </pic:pic>
              </a:graphicData>
            </a:graphic>
          </wp:inline>
        </w:drawing>
      </w:r>
      <w:r>
        <w:rPr>
          <w:rFonts w:ascii="Calibri" w:eastAsia="Calibri" w:hAnsi="Calibri" w:cs="Calibri"/>
          <w:b/>
          <w:sz w:val="24"/>
          <w:szCs w:val="24"/>
        </w:rPr>
        <w:t xml:space="preserve"> </w:t>
      </w:r>
    </w:p>
    <w:p w14:paraId="2574AF56" w14:textId="77777777" w:rsidR="008A1B2C" w:rsidRDefault="008A1B2C" w:rsidP="008A1B2C">
      <w:pPr>
        <w:jc w:val="center"/>
        <w:rPr>
          <w:rFonts w:ascii="Calibri" w:eastAsia="Calibri" w:hAnsi="Calibri" w:cs="Calibri"/>
          <w:b/>
          <w:sz w:val="24"/>
          <w:szCs w:val="24"/>
        </w:rPr>
      </w:pPr>
    </w:p>
    <w:p w14:paraId="08774B4A"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K) W3C Validation:</w:t>
      </w:r>
    </w:p>
    <w:p w14:paraId="63900F93" w14:textId="77777777" w:rsidR="008A1B2C" w:rsidRDefault="008A1B2C" w:rsidP="008A1B2C">
      <w:pPr>
        <w:rPr>
          <w:rFonts w:ascii="Calibri" w:eastAsia="Calibri" w:hAnsi="Calibri" w:cs="Calibri"/>
          <w:sz w:val="24"/>
          <w:szCs w:val="24"/>
        </w:rPr>
      </w:pPr>
    </w:p>
    <w:p w14:paraId="28B2755D" w14:textId="77777777" w:rsidR="008A1B2C" w:rsidRDefault="008A1B2C" w:rsidP="008A1B2C">
      <w:pPr>
        <w:rPr>
          <w:rFonts w:ascii="Calibri" w:eastAsia="Calibri" w:hAnsi="Calibri" w:cs="Calibri"/>
          <w:sz w:val="24"/>
          <w:szCs w:val="24"/>
        </w:rPr>
      </w:pPr>
      <w:r>
        <w:rPr>
          <w:rFonts w:ascii="Calibri" w:eastAsia="Calibri" w:hAnsi="Calibri" w:cs="Calibri"/>
          <w:sz w:val="24"/>
          <w:szCs w:val="24"/>
        </w:rPr>
        <w:t xml:space="preserve">During </w:t>
      </w:r>
      <w:ins w:id="82" w:author="Shari Novick" w:date="2022-09-04T21:49:00Z">
        <w:r>
          <w:rPr>
            <w:rFonts w:ascii="Calibri" w:eastAsia="Calibri" w:hAnsi="Calibri" w:cs="Calibri"/>
            <w:sz w:val="24"/>
            <w:szCs w:val="24"/>
          </w:rPr>
          <w:t xml:space="preserve">our </w:t>
        </w:r>
      </w:ins>
      <w:r>
        <w:rPr>
          <w:rFonts w:ascii="Calibri" w:eastAsia="Calibri" w:hAnsi="Calibri" w:cs="Calibri"/>
          <w:sz w:val="24"/>
          <w:szCs w:val="24"/>
        </w:rPr>
        <w:t xml:space="preserve">Website Analysis, </w:t>
      </w:r>
      <w:ins w:id="83" w:author="Shari Novick" w:date="2022-09-04T21:49:00Z">
        <w:r>
          <w:rPr>
            <w:rFonts w:ascii="Calibri" w:eastAsia="Calibri" w:hAnsi="Calibri" w:cs="Calibri"/>
            <w:sz w:val="24"/>
            <w:szCs w:val="24"/>
          </w:rPr>
          <w:t xml:space="preserve">we </w:t>
        </w:r>
      </w:ins>
      <w:r>
        <w:rPr>
          <w:rFonts w:ascii="Calibri" w:eastAsia="Calibri" w:hAnsi="Calibri" w:cs="Calibri"/>
          <w:sz w:val="24"/>
          <w:szCs w:val="24"/>
        </w:rPr>
        <w:t>checked and found that our website is not W3C validated. Here is the screenshot:</w:t>
      </w:r>
    </w:p>
    <w:p w14:paraId="614D2708" w14:textId="77777777" w:rsidR="008A1B2C" w:rsidRDefault="008A1B2C" w:rsidP="008A1B2C">
      <w:pPr>
        <w:rPr>
          <w:rFonts w:ascii="Calibri" w:eastAsia="Calibri" w:hAnsi="Calibri" w:cs="Calibri"/>
          <w:sz w:val="24"/>
          <w:szCs w:val="24"/>
        </w:rPr>
      </w:pPr>
    </w:p>
    <w:p w14:paraId="67DF4B39" w14:textId="77777777" w:rsidR="008A1B2C" w:rsidRDefault="008A1B2C" w:rsidP="008A1B2C">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CFCBD75" wp14:editId="16FD19E2">
            <wp:extent cx="5943600" cy="2057400"/>
            <wp:effectExtent l="12700" t="12700" r="12700" b="127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943600" cy="2057400"/>
                    </a:xfrm>
                    <a:prstGeom prst="rect">
                      <a:avLst/>
                    </a:prstGeom>
                    <a:ln w="12700">
                      <a:solidFill>
                        <a:srgbClr val="000000"/>
                      </a:solidFill>
                      <a:prstDash val="solid"/>
                    </a:ln>
                  </pic:spPr>
                </pic:pic>
              </a:graphicData>
            </a:graphic>
          </wp:inline>
        </w:drawing>
      </w:r>
    </w:p>
    <w:p w14:paraId="7C55CA6E" w14:textId="77777777" w:rsidR="008A1B2C" w:rsidRDefault="008A1B2C" w:rsidP="008A1B2C">
      <w:pPr>
        <w:rPr>
          <w:rFonts w:ascii="Calibri" w:eastAsia="Calibri" w:hAnsi="Calibri" w:cs="Calibri"/>
          <w:b/>
          <w:sz w:val="24"/>
          <w:szCs w:val="24"/>
        </w:rPr>
      </w:pPr>
    </w:p>
    <w:p w14:paraId="0243E06A" w14:textId="77777777" w:rsidR="008A1B2C" w:rsidRDefault="008A1B2C" w:rsidP="008A1B2C">
      <w:pPr>
        <w:rPr>
          <w:rFonts w:ascii="Calibri" w:eastAsia="Calibri" w:hAnsi="Calibri" w:cs="Calibri"/>
          <w:b/>
          <w:sz w:val="24"/>
          <w:szCs w:val="24"/>
        </w:rPr>
      </w:pPr>
      <w:r>
        <w:rPr>
          <w:rFonts w:ascii="Calibri" w:eastAsia="Calibri" w:hAnsi="Calibri" w:cs="Calibri"/>
          <w:b/>
          <w:sz w:val="24"/>
          <w:szCs w:val="24"/>
        </w:rPr>
        <w:t>L) Citation Analysis:</w:t>
      </w:r>
    </w:p>
    <w:p w14:paraId="0104FF21" w14:textId="77777777" w:rsidR="008A1B2C" w:rsidRDefault="008A1B2C" w:rsidP="008A1B2C">
      <w:pPr>
        <w:rPr>
          <w:rFonts w:ascii="Calibri" w:eastAsia="Calibri" w:hAnsi="Calibri" w:cs="Calibri"/>
          <w:b/>
          <w:sz w:val="24"/>
          <w:szCs w:val="24"/>
        </w:rPr>
      </w:pPr>
    </w:p>
    <w:p w14:paraId="37BC4672" w14:textId="77777777" w:rsidR="008A1B2C" w:rsidRDefault="008A1B2C" w:rsidP="008A1B2C">
      <w:pPr>
        <w:spacing w:line="240" w:lineRule="auto"/>
        <w:rPr>
          <w:rFonts w:ascii="Calibri" w:eastAsia="Calibri" w:hAnsi="Calibri" w:cs="Calibri"/>
          <w:sz w:val="24"/>
          <w:szCs w:val="24"/>
        </w:rPr>
      </w:pPr>
      <w:ins w:id="84" w:author="Shari Novick" w:date="2022-09-04T21:50:00Z">
        <w:r>
          <w:rPr>
            <w:rFonts w:ascii="Calibri" w:eastAsia="Calibri" w:hAnsi="Calibri" w:cs="Calibri"/>
            <w:sz w:val="24"/>
            <w:szCs w:val="24"/>
          </w:rPr>
          <w:t>We</w:t>
        </w:r>
      </w:ins>
      <w:r>
        <w:rPr>
          <w:rFonts w:ascii="Calibri" w:eastAsia="Calibri" w:hAnsi="Calibri" w:cs="Calibri"/>
          <w:sz w:val="24"/>
          <w:szCs w:val="24"/>
        </w:rPr>
        <w:t xml:space="preserve"> completed a citation analysis for </w:t>
      </w:r>
      <w:r>
        <w:rPr>
          <w:rFonts w:ascii="Calibri" w:eastAsia="Calibri" w:hAnsi="Calibri" w:cs="Calibri"/>
          <w:b/>
          <w:sz w:val="24"/>
          <w:szCs w:val="24"/>
        </w:rPr>
        <w:t>bahamas.com</w:t>
      </w:r>
      <w:r>
        <w:rPr>
          <w:rFonts w:ascii="Calibri" w:eastAsia="Calibri" w:hAnsi="Calibri" w:cs="Calibri"/>
          <w:sz w:val="24"/>
          <w:szCs w:val="24"/>
        </w:rPr>
        <w:t xml:space="preserve"> and found that our business is not listed on important business listing sites. </w:t>
      </w:r>
      <w:ins w:id="85" w:author="Shari Novick" w:date="2022-09-04T21:50:00Z">
        <w:r>
          <w:rPr>
            <w:rFonts w:ascii="Calibri" w:eastAsia="Calibri" w:hAnsi="Calibri" w:cs="Calibri"/>
            <w:sz w:val="24"/>
            <w:szCs w:val="24"/>
          </w:rPr>
          <w:t>A</w:t>
        </w:r>
      </w:ins>
      <w:r>
        <w:rPr>
          <w:rFonts w:ascii="Calibri" w:eastAsia="Calibri" w:hAnsi="Calibri" w:cs="Calibri"/>
          <w:sz w:val="24"/>
          <w:szCs w:val="24"/>
        </w:rPr>
        <w:t xml:space="preserve"> screenshot is </w:t>
      </w:r>
      <w:ins w:id="86" w:author="Shari Novick" w:date="2022-09-04T21:50:00Z">
        <w:r>
          <w:rPr>
            <w:rFonts w:ascii="Calibri" w:eastAsia="Calibri" w:hAnsi="Calibri" w:cs="Calibri"/>
            <w:sz w:val="24"/>
            <w:szCs w:val="24"/>
          </w:rPr>
          <w:t xml:space="preserve">shown </w:t>
        </w:r>
      </w:ins>
      <w:r>
        <w:rPr>
          <w:rFonts w:ascii="Calibri" w:eastAsia="Calibri" w:hAnsi="Calibri" w:cs="Calibri"/>
          <w:sz w:val="24"/>
          <w:szCs w:val="24"/>
        </w:rPr>
        <w:t>below:</w:t>
      </w:r>
    </w:p>
    <w:p w14:paraId="4CE74964" w14:textId="77777777" w:rsidR="008A1B2C" w:rsidRDefault="008A1B2C" w:rsidP="008A1B2C">
      <w:pPr>
        <w:spacing w:line="240" w:lineRule="auto"/>
        <w:rPr>
          <w:rFonts w:ascii="Calibri" w:eastAsia="Calibri" w:hAnsi="Calibri" w:cs="Calibri"/>
          <w:sz w:val="24"/>
          <w:szCs w:val="24"/>
        </w:rPr>
      </w:pPr>
    </w:p>
    <w:p w14:paraId="5FF76116" w14:textId="77777777" w:rsidR="008A1B2C" w:rsidRDefault="008A1B2C" w:rsidP="008A1B2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6D6A78E" wp14:editId="73E6ABC1">
            <wp:extent cx="5943600" cy="2438400"/>
            <wp:effectExtent l="12700" t="12700" r="12700" b="127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943600" cy="2438400"/>
                    </a:xfrm>
                    <a:prstGeom prst="rect">
                      <a:avLst/>
                    </a:prstGeom>
                    <a:ln w="12700">
                      <a:solidFill>
                        <a:srgbClr val="000000"/>
                      </a:solidFill>
                      <a:prstDash val="solid"/>
                    </a:ln>
                  </pic:spPr>
                </pic:pic>
              </a:graphicData>
            </a:graphic>
          </wp:inline>
        </w:drawing>
      </w:r>
    </w:p>
    <w:p w14:paraId="30546814" w14:textId="77777777" w:rsidR="008A1B2C" w:rsidRDefault="008A1B2C" w:rsidP="008A1B2C">
      <w:pPr>
        <w:spacing w:line="240" w:lineRule="auto"/>
        <w:jc w:val="center"/>
        <w:rPr>
          <w:rFonts w:ascii="Calibri" w:eastAsia="Calibri" w:hAnsi="Calibri" w:cs="Calibri"/>
          <w:sz w:val="24"/>
          <w:szCs w:val="24"/>
        </w:rPr>
      </w:pPr>
    </w:p>
    <w:p w14:paraId="31298E00" w14:textId="77777777" w:rsidR="008A1B2C" w:rsidRDefault="008A1B2C" w:rsidP="008A1B2C">
      <w:pPr>
        <w:spacing w:line="240" w:lineRule="auto"/>
        <w:jc w:val="center"/>
        <w:rPr>
          <w:rFonts w:ascii="Calibri" w:eastAsia="Calibri" w:hAnsi="Calibri" w:cs="Calibri"/>
          <w:sz w:val="24"/>
          <w:szCs w:val="24"/>
        </w:rPr>
      </w:pPr>
    </w:p>
    <w:p w14:paraId="22395B76" w14:textId="77777777" w:rsidR="008A1B2C" w:rsidRDefault="008A1B2C" w:rsidP="008A1B2C">
      <w:pPr>
        <w:spacing w:line="240" w:lineRule="auto"/>
        <w:jc w:val="center"/>
        <w:rPr>
          <w:rFonts w:ascii="Calibri" w:eastAsia="Calibri" w:hAnsi="Calibri" w:cs="Calibri"/>
          <w:sz w:val="24"/>
          <w:szCs w:val="24"/>
        </w:rPr>
      </w:pPr>
    </w:p>
    <w:p w14:paraId="0D767FF5" w14:textId="77777777" w:rsidR="008A1B2C" w:rsidRDefault="008A1B2C" w:rsidP="008A1B2C">
      <w:pPr>
        <w:spacing w:line="240" w:lineRule="auto"/>
        <w:rPr>
          <w:rFonts w:ascii="Calibri" w:eastAsia="Calibri" w:hAnsi="Calibri" w:cs="Calibri"/>
          <w:b/>
          <w:sz w:val="24"/>
          <w:szCs w:val="24"/>
        </w:rPr>
      </w:pPr>
    </w:p>
    <w:p w14:paraId="1F71980E" w14:textId="77777777" w:rsidR="008A1B2C" w:rsidRDefault="008A1B2C"/>
    <w:sectPr w:rsidR="008A1B2C">
      <w:footerReference w:type="default" r:id="rId5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F9AFE" w14:textId="77777777" w:rsidR="00D471E1" w:rsidRDefault="00D471E1" w:rsidP="008A1B2C">
      <w:pPr>
        <w:spacing w:line="240" w:lineRule="auto"/>
      </w:pPr>
      <w:r>
        <w:separator/>
      </w:r>
    </w:p>
  </w:endnote>
  <w:endnote w:type="continuationSeparator" w:id="0">
    <w:p w14:paraId="03846D4A" w14:textId="77777777" w:rsidR="00D471E1" w:rsidRDefault="00D471E1" w:rsidP="008A1B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venir">
    <w:panose1 w:val="02000503020000020003"/>
    <w:charset w:val="4D"/>
    <w:family w:val="swiss"/>
    <w:pitch w:val="variable"/>
    <w:sig w:usb0="800000AF" w:usb1="5000204A" w:usb2="00000000" w:usb3="00000000" w:csb0="0000009B"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88923" w14:textId="1AE81826" w:rsidR="00A71953" w:rsidRDefault="00D471E1"/>
  <w:p w14:paraId="54F33B40" w14:textId="77777777" w:rsidR="008A1B2C" w:rsidRDefault="008A1B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0D9C1" w14:textId="77777777" w:rsidR="00D471E1" w:rsidRDefault="00D471E1" w:rsidP="008A1B2C">
      <w:pPr>
        <w:spacing w:line="240" w:lineRule="auto"/>
      </w:pPr>
      <w:r>
        <w:separator/>
      </w:r>
    </w:p>
  </w:footnote>
  <w:footnote w:type="continuationSeparator" w:id="0">
    <w:p w14:paraId="746B2AB3" w14:textId="77777777" w:rsidR="00D471E1" w:rsidRDefault="00D471E1" w:rsidP="008A1B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C858B7"/>
    <w:multiLevelType w:val="multilevel"/>
    <w:tmpl w:val="6AEC6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A4413A"/>
    <w:multiLevelType w:val="multilevel"/>
    <w:tmpl w:val="2F1C8C1E"/>
    <w:lvl w:ilvl="0">
      <w:start w:val="1"/>
      <w:numFmt w:val="decimal"/>
      <w:lvlText w:val="%1."/>
      <w:lvlJc w:val="left"/>
      <w:pPr>
        <w:ind w:left="360" w:hanging="360"/>
      </w:pPr>
      <w:rPr>
        <w:smallCaps w:val="0"/>
        <w:strike w:val="0"/>
        <w:shd w:val="clear" w:color="auto" w:fill="auto"/>
        <w:vertAlign w:val="baseline"/>
      </w:rPr>
    </w:lvl>
    <w:lvl w:ilvl="1">
      <w:start w:val="1"/>
      <w:numFmt w:val="decimal"/>
      <w:lvlText w:val="%2."/>
      <w:lvlJc w:val="left"/>
      <w:pPr>
        <w:ind w:left="1284" w:hanging="344"/>
      </w:pPr>
      <w:rPr>
        <w:rFonts w:ascii="Helvetica Neue" w:eastAsia="Helvetica Neue" w:hAnsi="Helvetica Neue" w:cs="Helvetica Neue"/>
        <w:b/>
        <w:i w:val="0"/>
        <w:smallCaps w:val="0"/>
        <w:strike w:val="0"/>
        <w:color w:val="000000"/>
        <w:shd w:val="clear" w:color="auto" w:fill="auto"/>
        <w:vertAlign w:val="baseline"/>
      </w:rPr>
    </w:lvl>
    <w:lvl w:ilvl="2">
      <w:start w:val="1"/>
      <w:numFmt w:val="decimal"/>
      <w:lvlText w:val="%3."/>
      <w:lvlJc w:val="left"/>
      <w:pPr>
        <w:ind w:left="2004" w:hanging="344"/>
      </w:pPr>
      <w:rPr>
        <w:rFonts w:ascii="Helvetica Neue" w:eastAsia="Helvetica Neue" w:hAnsi="Helvetica Neue" w:cs="Helvetica Neue"/>
        <w:b/>
        <w:i w:val="0"/>
        <w:smallCaps w:val="0"/>
        <w:strike w:val="0"/>
        <w:color w:val="000000"/>
        <w:shd w:val="clear" w:color="auto" w:fill="auto"/>
        <w:vertAlign w:val="baseline"/>
      </w:rPr>
    </w:lvl>
    <w:lvl w:ilvl="3">
      <w:start w:val="1"/>
      <w:numFmt w:val="decimal"/>
      <w:lvlText w:val="%4."/>
      <w:lvlJc w:val="left"/>
      <w:pPr>
        <w:ind w:left="2724" w:hanging="344"/>
      </w:pPr>
      <w:rPr>
        <w:rFonts w:ascii="Helvetica Neue" w:eastAsia="Helvetica Neue" w:hAnsi="Helvetica Neue" w:cs="Helvetica Neue"/>
        <w:b/>
        <w:i w:val="0"/>
        <w:smallCaps w:val="0"/>
        <w:strike w:val="0"/>
        <w:color w:val="000000"/>
        <w:shd w:val="clear" w:color="auto" w:fill="auto"/>
        <w:vertAlign w:val="baseline"/>
      </w:rPr>
    </w:lvl>
    <w:lvl w:ilvl="4">
      <w:start w:val="1"/>
      <w:numFmt w:val="decimal"/>
      <w:lvlText w:val="%5."/>
      <w:lvlJc w:val="left"/>
      <w:pPr>
        <w:ind w:left="3444" w:hanging="344"/>
      </w:pPr>
      <w:rPr>
        <w:rFonts w:ascii="Helvetica Neue" w:eastAsia="Helvetica Neue" w:hAnsi="Helvetica Neue" w:cs="Helvetica Neue"/>
        <w:b/>
        <w:i w:val="0"/>
        <w:smallCaps w:val="0"/>
        <w:strike w:val="0"/>
        <w:color w:val="000000"/>
        <w:shd w:val="clear" w:color="auto" w:fill="auto"/>
        <w:vertAlign w:val="baseline"/>
      </w:rPr>
    </w:lvl>
    <w:lvl w:ilvl="5">
      <w:start w:val="1"/>
      <w:numFmt w:val="decimal"/>
      <w:lvlText w:val="%6."/>
      <w:lvlJc w:val="left"/>
      <w:pPr>
        <w:ind w:left="4164" w:hanging="344"/>
      </w:pPr>
      <w:rPr>
        <w:rFonts w:ascii="Helvetica Neue" w:eastAsia="Helvetica Neue" w:hAnsi="Helvetica Neue" w:cs="Helvetica Neue"/>
        <w:b/>
        <w:i w:val="0"/>
        <w:smallCaps w:val="0"/>
        <w:strike w:val="0"/>
        <w:color w:val="000000"/>
        <w:shd w:val="clear" w:color="auto" w:fill="auto"/>
        <w:vertAlign w:val="baseline"/>
      </w:rPr>
    </w:lvl>
    <w:lvl w:ilvl="6">
      <w:start w:val="1"/>
      <w:numFmt w:val="decimal"/>
      <w:lvlText w:val="%7."/>
      <w:lvlJc w:val="left"/>
      <w:pPr>
        <w:ind w:left="4884" w:hanging="344"/>
      </w:pPr>
      <w:rPr>
        <w:rFonts w:ascii="Helvetica Neue" w:eastAsia="Helvetica Neue" w:hAnsi="Helvetica Neue" w:cs="Helvetica Neue"/>
        <w:b/>
        <w:i w:val="0"/>
        <w:smallCaps w:val="0"/>
        <w:strike w:val="0"/>
        <w:color w:val="000000"/>
        <w:shd w:val="clear" w:color="auto" w:fill="auto"/>
        <w:vertAlign w:val="baseline"/>
      </w:rPr>
    </w:lvl>
    <w:lvl w:ilvl="7">
      <w:start w:val="1"/>
      <w:numFmt w:val="decimal"/>
      <w:lvlText w:val="%8."/>
      <w:lvlJc w:val="left"/>
      <w:pPr>
        <w:ind w:left="5604" w:hanging="344"/>
      </w:pPr>
      <w:rPr>
        <w:rFonts w:ascii="Helvetica Neue" w:eastAsia="Helvetica Neue" w:hAnsi="Helvetica Neue" w:cs="Helvetica Neue"/>
        <w:b/>
        <w:i w:val="0"/>
        <w:smallCaps w:val="0"/>
        <w:strike w:val="0"/>
        <w:color w:val="000000"/>
        <w:shd w:val="clear" w:color="auto" w:fill="auto"/>
        <w:vertAlign w:val="baseline"/>
      </w:rPr>
    </w:lvl>
    <w:lvl w:ilvl="8">
      <w:start w:val="1"/>
      <w:numFmt w:val="decimal"/>
      <w:lvlText w:val="%9."/>
      <w:lvlJc w:val="left"/>
      <w:pPr>
        <w:ind w:left="6324" w:hanging="344"/>
      </w:pPr>
      <w:rPr>
        <w:rFonts w:ascii="Helvetica Neue" w:eastAsia="Helvetica Neue" w:hAnsi="Helvetica Neue" w:cs="Helvetica Neue"/>
        <w:b/>
        <w:i w:val="0"/>
        <w:smallCaps w:val="0"/>
        <w:strike w:val="0"/>
        <w:color w:val="000000"/>
        <w:shd w:val="clear" w:color="auto" w:fill="auto"/>
        <w:vertAlign w:val="baseline"/>
      </w:rPr>
    </w:lvl>
  </w:abstractNum>
  <w:abstractNum w:abstractNumId="2" w15:restartNumberingAfterBreak="0">
    <w:nsid w:val="78E12CEE"/>
    <w:multiLevelType w:val="multilevel"/>
    <w:tmpl w:val="DF8CAF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9910095">
    <w:abstractNumId w:val="0"/>
  </w:num>
  <w:num w:numId="2" w16cid:durableId="1888485896">
    <w:abstractNumId w:val="1"/>
  </w:num>
  <w:num w:numId="3" w16cid:durableId="734351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ri Novick">
    <w15:presenceInfo w15:providerId="AD" w15:userId="S::snovick@ritasue.com::a6588cec-30b0-4a2f-85f7-e6f59ae9d0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B2C"/>
    <w:rsid w:val="008A1B2C"/>
    <w:rsid w:val="00D47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3E2DF6"/>
  <w15:chartTrackingRefBased/>
  <w15:docId w15:val="{6E107ED2-B38E-D74C-AC07-93A5C1B9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B2C"/>
    <w:pPr>
      <w:spacing w:line="276" w:lineRule="auto"/>
    </w:pPr>
    <w:rPr>
      <w:rFonts w:ascii="Arial" w:hAnsi="Arial" w:cs="Arial"/>
      <w:kern w:val="0"/>
      <w:sz w:val="22"/>
      <w:szCs w:val="22"/>
      <w:lang w:val="e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B2C"/>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8A1B2C"/>
    <w:rPr>
      <w:rFonts w:ascii="Arial" w:hAnsi="Arial" w:cs="Arial"/>
      <w:kern w:val="0"/>
      <w:sz w:val="18"/>
      <w:szCs w:val="18"/>
      <w:lang w:val="en" w:eastAsia="en-US"/>
    </w:rPr>
  </w:style>
  <w:style w:type="paragraph" w:styleId="Footer">
    <w:name w:val="footer"/>
    <w:basedOn w:val="Normal"/>
    <w:link w:val="FooterChar"/>
    <w:uiPriority w:val="99"/>
    <w:unhideWhenUsed/>
    <w:rsid w:val="008A1B2C"/>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8A1B2C"/>
    <w:rPr>
      <w:rFonts w:ascii="Arial" w:hAnsi="Arial" w:cs="Arial"/>
      <w:kern w:val="0"/>
      <w:sz w:val="18"/>
      <w:szCs w:val="18"/>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ahamas.com/blog" TargetMode="External"/><Relationship Id="rId39" Type="http://schemas.openxmlformats.org/officeDocument/2006/relationships/hyperlink" Target="https://www.facebook.com/TravelBahamas" TargetMode="External"/><Relationship Id="rId21" Type="http://schemas.openxmlformats.org/officeDocument/2006/relationships/image" Target="media/image12.png"/><Relationship Id="rId34" Type="http://schemas.openxmlformats.org/officeDocument/2006/relationships/hyperlink" Target="https://www.bahamas.com/experiences/bimini-dolphin-house" TargetMode="External"/><Relationship Id="rId42" Type="http://schemas.openxmlformats.org/officeDocument/2006/relationships/image" Target="media/image24.png"/><Relationship Id="rId47" Type="http://schemas.openxmlformats.org/officeDocument/2006/relationships/hyperlink" Target="https://www.youtube.com/user/VisitTheBahamas" TargetMode="External"/><Relationship Id="rId50"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sandals.com/blog/" TargetMode="External"/><Relationship Id="rId32" Type="http://schemas.openxmlformats.org/officeDocument/2006/relationships/hyperlink" Target="https://www.instagram.com/VisitTheBahamas/" TargetMode="External"/><Relationship Id="rId37" Type="http://schemas.openxmlformats.org/officeDocument/2006/relationships/hyperlink" Target="https://www.instagram.com/sandalsresorts/" TargetMode="External"/><Relationship Id="rId40" Type="http://schemas.openxmlformats.org/officeDocument/2006/relationships/image" Target="media/image23.png"/><Relationship Id="rId45" Type="http://schemas.openxmlformats.org/officeDocument/2006/relationships/hyperlink" Target="https://www.youtube.com/user/SandalsResorts" TargetMode="External"/><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witter.com/sandalsresorts?url=https%3A%2F%2Fwww.bahamas.com%2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pagespeed.web.dev/report" TargetMode="External"/><Relationship Id="rId35" Type="http://schemas.openxmlformats.org/officeDocument/2006/relationships/hyperlink" Target="https://www.instagram.com/sandalsresorts/" TargetMode="External"/><Relationship Id="rId43" Type="http://schemas.openxmlformats.org/officeDocument/2006/relationships/hyperlink" Target="https://www.bahamas.com/" TargetMode="External"/><Relationship Id="rId48" Type="http://schemas.openxmlformats.org/officeDocument/2006/relationships/image" Target="media/image27.png"/><Relationship Id="rId8" Type="http://schemas.openxmlformats.org/officeDocument/2006/relationships/hyperlink" Target="https://twitter.com/visitthebahamas"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cs.google.com/spreadsheets/d/1lWaB78sU09eN4pmS9vymCDWyWS0w6wtweaAoJlDhr4E/edit"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hyperlink" Target="https://www.bahamas.com/island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2153</Words>
  <Characters>12274</Characters>
  <Application>Microsoft Office Word</Application>
  <DocSecurity>0</DocSecurity>
  <Lines>102</Lines>
  <Paragraphs>28</Paragraphs>
  <ScaleCrop>false</ScaleCrop>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yvettex1029@163.com</dc:creator>
  <cp:keywords/>
  <dc:description/>
  <cp:lastModifiedBy>yvettex1029@163.com</cp:lastModifiedBy>
  <cp:revision>1</cp:revision>
  <dcterms:created xsi:type="dcterms:W3CDTF">2022-10-18T03:54:00Z</dcterms:created>
  <dcterms:modified xsi:type="dcterms:W3CDTF">2022-10-18T03:56:00Z</dcterms:modified>
</cp:coreProperties>
</file>